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E802" w14:textId="77777777" w:rsidR="005B177E" w:rsidRDefault="005B177E" w:rsidP="00C979B5">
      <w:pPr>
        <w:jc w:val="center"/>
        <w:rPr>
          <w:b/>
          <w:sz w:val="32"/>
        </w:rPr>
      </w:pPr>
    </w:p>
    <w:p w14:paraId="40393EC3" w14:textId="77777777" w:rsidR="005B177E" w:rsidRDefault="005B177E" w:rsidP="00C979B5">
      <w:pPr>
        <w:jc w:val="center"/>
        <w:rPr>
          <w:b/>
          <w:sz w:val="32"/>
        </w:rPr>
      </w:pPr>
    </w:p>
    <w:p w14:paraId="6F2994DB" w14:textId="77777777" w:rsidR="005B177E" w:rsidRDefault="005B177E" w:rsidP="00C979B5">
      <w:pPr>
        <w:jc w:val="center"/>
        <w:rPr>
          <w:b/>
          <w:sz w:val="32"/>
        </w:rPr>
      </w:pPr>
    </w:p>
    <w:p w14:paraId="2940837B" w14:textId="77777777" w:rsidR="0029607C" w:rsidRDefault="00532490" w:rsidP="00C979B5">
      <w:pPr>
        <w:jc w:val="center"/>
        <w:rPr>
          <w:b/>
          <w:sz w:val="32"/>
        </w:rPr>
      </w:pPr>
      <w:r>
        <w:rPr>
          <w:b/>
          <w:sz w:val="32"/>
        </w:rPr>
        <w:t>Socratic AI: Agentic AI for Fostering                                   Critical Thinking Education</w:t>
      </w:r>
    </w:p>
    <w:p w14:paraId="2B00CB25" w14:textId="77777777" w:rsidR="005B177E" w:rsidRPr="00C979B5" w:rsidRDefault="005B177E" w:rsidP="00C979B5">
      <w:pPr>
        <w:jc w:val="center"/>
      </w:pPr>
    </w:p>
    <w:p w14:paraId="587E0C87" w14:textId="77777777" w:rsidR="0029607C" w:rsidRDefault="00532490" w:rsidP="00C979B5">
      <w:pPr>
        <w:jc w:val="center"/>
        <w:rPr>
          <w:b/>
          <w:sz w:val="28"/>
        </w:rPr>
      </w:pPr>
      <w:r>
        <w:rPr>
          <w:b/>
          <w:sz w:val="28"/>
        </w:rPr>
        <w:t>FYP 1 Interim Report</w:t>
      </w:r>
    </w:p>
    <w:p w14:paraId="76B378D2" w14:textId="77777777" w:rsidR="005B177E" w:rsidRPr="00C979B5" w:rsidRDefault="005B177E" w:rsidP="00C979B5">
      <w:pPr>
        <w:jc w:val="center"/>
      </w:pPr>
    </w:p>
    <w:p w14:paraId="5E2F1210" w14:textId="77777777" w:rsidR="0029607C" w:rsidRDefault="005B177E" w:rsidP="00C979B5">
      <w:pPr>
        <w:jc w:val="center"/>
      </w:pPr>
      <w:r>
        <w:t>By</w:t>
      </w:r>
    </w:p>
    <w:p w14:paraId="4ED4E0BB" w14:textId="77777777" w:rsidR="005B177E" w:rsidRPr="00C979B5" w:rsidRDefault="005B177E" w:rsidP="00C979B5">
      <w:pPr>
        <w:jc w:val="center"/>
      </w:pPr>
    </w:p>
    <w:p w14:paraId="57BE3582" w14:textId="77777777" w:rsidR="0029607C" w:rsidRPr="00C979B5" w:rsidRDefault="00532490" w:rsidP="00C979B5">
      <w:pPr>
        <w:jc w:val="center"/>
      </w:pPr>
      <w:r>
        <w:rPr>
          <w:b/>
        </w:rPr>
        <w:t>Muhammad Eusoff Amir bin Hazri</w:t>
      </w:r>
    </w:p>
    <w:p w14:paraId="37179252" w14:textId="77777777" w:rsidR="0029607C" w:rsidRPr="00C979B5" w:rsidRDefault="00532490" w:rsidP="00C979B5">
      <w:pPr>
        <w:jc w:val="center"/>
      </w:pPr>
      <w:r>
        <w:t>22010491</w:t>
      </w:r>
    </w:p>
    <w:p w14:paraId="1E552251" w14:textId="77777777" w:rsidR="0029607C" w:rsidRPr="00C979B5" w:rsidRDefault="00532490" w:rsidP="00C979B5">
      <w:pPr>
        <w:jc w:val="center"/>
      </w:pPr>
      <w:r>
        <w:t>Supervisor: Ts Dr Ho Tatt Wei</w:t>
      </w:r>
    </w:p>
    <w:p w14:paraId="43123EB0" w14:textId="77777777" w:rsidR="0029607C" w:rsidRPr="00C979B5" w:rsidRDefault="00532490" w:rsidP="00C979B5">
      <w:pPr>
        <w:jc w:val="center"/>
      </w:pPr>
      <w:r>
        <w:t>Project code: 26S00</w:t>
      </w:r>
      <w:del w:id="0" w:author="Claude" w:date="2026-10-20T20:00:00Z">
        <w:r>
          <w:delText>4</w:delText>
        </w:r>
      </w:del>
      <w:ins w:id="1" w:author="Claude" w:date="2026-10-20T20:00:00Z">
        <w:r>
          <w:t>5</w:t>
        </w:r>
      </w:ins>
    </w:p>
    <w:p w14:paraId="2DFBC7CC" w14:textId="77777777" w:rsidR="0029607C" w:rsidRPr="00C979B5" w:rsidRDefault="005B177E" w:rsidP="00C979B5">
      <w:pPr>
        <w:jc w:val="center"/>
      </w:pPr>
      <w:r>
        <w:t>Department of Electrical and Electronics Engineering</w:t>
      </w:r>
    </w:p>
    <w:p w14:paraId="2F2C9921" w14:textId="77777777" w:rsidR="0029607C" w:rsidRPr="00C979B5" w:rsidRDefault="00532490" w:rsidP="00C979B5">
      <w:pPr>
        <w:jc w:val="center"/>
      </w:pPr>
      <w:r>
        <w:t>Universiti Teknologi PETRONAS</w:t>
      </w:r>
    </w:p>
    <w:p w14:paraId="5CFB4D6B" w14:textId="77777777" w:rsidR="0029607C" w:rsidRPr="00C979B5" w:rsidRDefault="005B177E" w:rsidP="00C979B5">
      <w:pPr>
        <w:jc w:val="center"/>
      </w:pPr>
      <w:r>
        <w:t>November 2026</w:t>
      </w:r>
    </w:p>
    <w:p w14:paraId="2FD5F82F" w14:textId="77777777" w:rsidR="005E1723" w:rsidRPr="00C979B5" w:rsidRDefault="005E1723" w:rsidP="00C979B5">
      <w:pPr>
        <w:rPr>
          <w:lang w:val="en-US"/>
        </w:rPr>
      </w:pPr>
    </w:p>
    <w:p w14:paraId="3E9EF5A5" w14:textId="77777777" w:rsidR="005E1723" w:rsidRPr="00C979B5" w:rsidRDefault="005E1723" w:rsidP="00C979B5">
      <w:pPr>
        <w:rPr>
          <w:lang w:val="en-US"/>
        </w:rPr>
      </w:pPr>
    </w:p>
    <w:p w14:paraId="73429B39" w14:textId="77777777" w:rsidR="005E1723" w:rsidRPr="00C979B5" w:rsidRDefault="005E1723" w:rsidP="00C979B5">
      <w:pPr>
        <w:rPr>
          <w:lang w:val="en-US"/>
        </w:rPr>
      </w:pPr>
    </w:p>
    <w:p w14:paraId="5D49C334" w14:textId="77777777" w:rsidR="00C979B5" w:rsidRDefault="00C979B5" w:rsidP="00C979B5">
      <w:pPr>
        <w:sectPr w:rsidR="00C979B5" w:rsidSect="00C979B5">
          <w:pgSz w:w="11906" w:h="16838"/>
          <w:pgMar w:top="1417" w:right="1417" w:bottom="1417" w:left="2268" w:header="709" w:footer="709" w:gutter="0"/>
          <w:cols w:space="708"/>
          <w:docGrid w:linePitch="360"/>
        </w:sectPr>
      </w:pPr>
    </w:p>
    <w:p w14:paraId="71D29880" w14:textId="77777777" w:rsidR="00525AD0" w:rsidRPr="00C979B5" w:rsidRDefault="00532490">
      <w:pPr>
        <w:pStyle w:val="Heading1"/>
      </w:pPr>
      <w:bookmarkStart w:id="2" w:name="_Toc243418966"/>
      <w:r>
        <w:lastRenderedPageBreak/>
        <w:t>ABSTRACT</w:t>
      </w:r>
      <w:bookmarkEnd w:id="2"/>
    </w:p>
    <w:p w14:paraId="373154F2" w14:textId="77777777" w:rsidR="00525AD0" w:rsidRPr="00C979B5" w:rsidRDefault="00532490" w:rsidP="00C979B5">
      <w:pPr>
        <w:jc w:val="both"/>
      </w:pPr>
      <w:r>
        <w:t>Generative AI tools now give students finished answers in seconds, and studies show that heavy use can reduce the effort people put into critical thinking. Most AI tutors still work as answer machines, and the Socratic tutors that do ask questions have no clear structure, no way to measure the learner's reasoning and no clear goal or end. This project designs and builds Socratic AI, a multi-agent tutor that teaches beginners one quant topic, which is how to tell a real pattern in data from luck. The tutor climbs Paul's six levels of Socratic questioning, and a separate Assessor agent marks every answer against Paul and Elder's nine intellectual standards. A Planner agent proposes the next move, a Checker agent reviews each reply, and plain-code rules guard every decision, so that agents decide and rules guard. Nine design requirements were taken from two early tests of Gemini Gem tutors. A working prototype was built with LangGraph, FastAPI and the free Gemini model, and it runs online. In two full test sessions it never gave away the answer, it handled frustration and copied answers, and every session ended on time with a learner profile. Problems found in testing, such as repeated questions and a generous Assessor, were fixed. The next stage extends the assessment to show which type of reasoning the learner used (inductive, deductive or abductive), which types of knowledge they drew on, and how well, measured over many questions with simple statistics. The Assessor will also be compared with human markers using Cohen's kappa.</w:t>
      </w:r>
    </w:p>
    <w:p w14:paraId="7A9497DC" w14:textId="77777777" w:rsidR="00525AD0" w:rsidRPr="00C979B5" w:rsidRDefault="00532490" w:rsidP="00C979B5">
      <w:pPr>
        <w:jc w:val="both"/>
      </w:pPr>
      <w:r>
        <w:t>Keywords: agentic AI, Socratic questioning, critical thinking, multi-agent systems, automated assessment, intelligent tutoring</w:t>
      </w:r>
    </w:p>
    <w:p w14:paraId="3192CBDB" w14:textId="77777777" w:rsidR="00C979B5" w:rsidRPr="00C979B5" w:rsidRDefault="00C979B5" w:rsidP="00C979B5">
      <w:pPr>
        <w:pageBreakBefore/>
        <w:spacing w:before="1417" w:after="480"/>
        <w:jc w:val="center"/>
        <w:rPr>
          <w:b/>
          <w:sz w:val="28"/>
        </w:rPr>
      </w:pPr>
      <w:bookmarkStart w:id="3" w:name="_Toc241526927"/>
      <w:r>
        <w:rPr>
          <w:b/>
          <w:sz w:val="28"/>
        </w:rPr>
        <w:lastRenderedPageBreak/>
        <w:t>TABLE OF CONTENTS</w:t>
      </w:r>
    </w:p>
    <w:p w14:paraId="5A5AC9CD" w14:textId="2D01A033" w:rsidR="00110C14" w:rsidRDefault="00C979B5">
      <w:pPr>
        <w:pStyle w:val="TOC1"/>
        <w:tabs>
          <w:tab w:val="right" w:leader="dot" w:pos="8211"/>
        </w:tabs>
        <w:rPr>
          <w:rFonts w:asciiTheme="minorHAnsi" w:eastAsiaTheme="minorEastAsia" w:hAnsiTheme="minorHAnsi" w:cstheme="minorBidi"/>
          <w:noProof/>
          <w:color w:val="auto"/>
          <w:lang w:eastAsia="en-MY"/>
        </w:rPr>
      </w:pPr>
      <w:r>
        <w:fldChar w:fldCharType="begin"/>
      </w:r>
      <w:r>
        <w:instrText xml:space="preserve"> TOC \o "1-3" </w:instrText>
      </w:r>
      <w:r>
        <w:fldChar w:fldCharType="separate"/>
      </w:r>
      <w:r w:rsidR="00110C14">
        <w:rPr>
          <w:noProof/>
        </w:rPr>
        <w:t>ABSTRACT</w:t>
      </w:r>
      <w:r w:rsidR="00110C14">
        <w:rPr>
          <w:noProof/>
        </w:rPr>
        <w:tab/>
      </w:r>
      <w:r w:rsidR="00110C14">
        <w:rPr>
          <w:noProof/>
        </w:rPr>
        <w:fldChar w:fldCharType="begin"/>
      </w:r>
      <w:r w:rsidR="00110C14">
        <w:rPr>
          <w:noProof/>
        </w:rPr>
        <w:instrText xml:space="preserve"> PAGEREF _Toc243418966 \h </w:instrText>
      </w:r>
      <w:r w:rsidR="00110C14">
        <w:rPr>
          <w:noProof/>
        </w:rPr>
      </w:r>
      <w:r w:rsidR="00110C14">
        <w:rPr>
          <w:noProof/>
        </w:rPr>
        <w:fldChar w:fldCharType="separate"/>
      </w:r>
      <w:r w:rsidR="00110C14">
        <w:rPr>
          <w:noProof/>
        </w:rPr>
        <w:t>i</w:t>
      </w:r>
      <w:r w:rsidR="00110C14">
        <w:rPr>
          <w:noProof/>
        </w:rPr>
        <w:fldChar w:fldCharType="end"/>
      </w:r>
    </w:p>
    <w:p w14:paraId="67FCB13C" w14:textId="6123C1CF"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LIST OF FIGURES</w:t>
      </w:r>
      <w:r>
        <w:rPr>
          <w:noProof/>
        </w:rPr>
        <w:tab/>
      </w:r>
      <w:r>
        <w:rPr>
          <w:noProof/>
        </w:rPr>
        <w:fldChar w:fldCharType="begin"/>
      </w:r>
      <w:r>
        <w:rPr>
          <w:noProof/>
        </w:rPr>
        <w:instrText xml:space="preserve"> PAGEREF _Toc243418967 \h </w:instrText>
      </w:r>
      <w:r>
        <w:rPr>
          <w:noProof/>
        </w:rPr>
      </w:r>
      <w:r>
        <w:rPr>
          <w:noProof/>
        </w:rPr>
        <w:fldChar w:fldCharType="separate"/>
      </w:r>
      <w:r>
        <w:rPr>
          <w:noProof/>
        </w:rPr>
        <w:t>iv</w:t>
      </w:r>
      <w:r>
        <w:rPr>
          <w:noProof/>
        </w:rPr>
        <w:fldChar w:fldCharType="end"/>
      </w:r>
    </w:p>
    <w:p w14:paraId="64283CFC" w14:textId="27A4D1ED"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LIST OF TABLES</w:t>
      </w:r>
      <w:r>
        <w:rPr>
          <w:noProof/>
        </w:rPr>
        <w:tab/>
      </w:r>
      <w:r>
        <w:rPr>
          <w:noProof/>
        </w:rPr>
        <w:fldChar w:fldCharType="begin"/>
      </w:r>
      <w:r>
        <w:rPr>
          <w:noProof/>
        </w:rPr>
        <w:instrText xml:space="preserve"> PAGEREF _Toc243418968 \h </w:instrText>
      </w:r>
      <w:r>
        <w:rPr>
          <w:noProof/>
        </w:rPr>
      </w:r>
      <w:r>
        <w:rPr>
          <w:noProof/>
        </w:rPr>
        <w:fldChar w:fldCharType="separate"/>
      </w:r>
      <w:r>
        <w:rPr>
          <w:noProof/>
        </w:rPr>
        <w:t>vi</w:t>
      </w:r>
      <w:r>
        <w:rPr>
          <w:noProof/>
        </w:rPr>
        <w:fldChar w:fldCharType="end"/>
      </w:r>
    </w:p>
    <w:p w14:paraId="76B888DA" w14:textId="649989A3"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CHAPTER 1: INTRODUCTION</w:t>
      </w:r>
      <w:r>
        <w:rPr>
          <w:noProof/>
        </w:rPr>
        <w:tab/>
      </w:r>
      <w:r>
        <w:rPr>
          <w:noProof/>
        </w:rPr>
        <w:fldChar w:fldCharType="begin"/>
      </w:r>
      <w:r>
        <w:rPr>
          <w:noProof/>
        </w:rPr>
        <w:instrText xml:space="preserve"> PAGEREF _Toc243418969 \h </w:instrText>
      </w:r>
      <w:r>
        <w:rPr>
          <w:noProof/>
        </w:rPr>
      </w:r>
      <w:r>
        <w:rPr>
          <w:noProof/>
        </w:rPr>
        <w:fldChar w:fldCharType="separate"/>
      </w:r>
      <w:r>
        <w:rPr>
          <w:noProof/>
        </w:rPr>
        <w:t>1</w:t>
      </w:r>
      <w:r>
        <w:rPr>
          <w:noProof/>
        </w:rPr>
        <w:fldChar w:fldCharType="end"/>
      </w:r>
    </w:p>
    <w:p w14:paraId="20671652" w14:textId="1105A208"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1.1 Background of Study</w:t>
      </w:r>
      <w:r>
        <w:rPr>
          <w:noProof/>
        </w:rPr>
        <w:tab/>
      </w:r>
      <w:r>
        <w:rPr>
          <w:noProof/>
        </w:rPr>
        <w:fldChar w:fldCharType="begin"/>
      </w:r>
      <w:r>
        <w:rPr>
          <w:noProof/>
        </w:rPr>
        <w:instrText xml:space="preserve"> PAGEREF _Toc243418970 \h </w:instrText>
      </w:r>
      <w:r>
        <w:rPr>
          <w:noProof/>
        </w:rPr>
      </w:r>
      <w:r>
        <w:rPr>
          <w:noProof/>
        </w:rPr>
        <w:fldChar w:fldCharType="separate"/>
      </w:r>
      <w:r>
        <w:rPr>
          <w:noProof/>
        </w:rPr>
        <w:t>1</w:t>
      </w:r>
      <w:r>
        <w:rPr>
          <w:noProof/>
        </w:rPr>
        <w:fldChar w:fldCharType="end"/>
      </w:r>
    </w:p>
    <w:p w14:paraId="2DD01CD6" w14:textId="661B2133"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1.2 Problem Statement</w:t>
      </w:r>
      <w:r>
        <w:rPr>
          <w:noProof/>
        </w:rPr>
        <w:tab/>
      </w:r>
      <w:r>
        <w:rPr>
          <w:noProof/>
        </w:rPr>
        <w:fldChar w:fldCharType="begin"/>
      </w:r>
      <w:r>
        <w:rPr>
          <w:noProof/>
        </w:rPr>
        <w:instrText xml:space="preserve"> PAGEREF _Toc243418971 \h </w:instrText>
      </w:r>
      <w:r>
        <w:rPr>
          <w:noProof/>
        </w:rPr>
      </w:r>
      <w:r>
        <w:rPr>
          <w:noProof/>
        </w:rPr>
        <w:fldChar w:fldCharType="separate"/>
      </w:r>
      <w:r>
        <w:rPr>
          <w:noProof/>
        </w:rPr>
        <w:t>3</w:t>
      </w:r>
      <w:r>
        <w:rPr>
          <w:noProof/>
        </w:rPr>
        <w:fldChar w:fldCharType="end"/>
      </w:r>
    </w:p>
    <w:p w14:paraId="23EEF770" w14:textId="4FEA3FCD"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1.3 Research Objectives</w:t>
      </w:r>
      <w:r>
        <w:rPr>
          <w:noProof/>
        </w:rPr>
        <w:tab/>
      </w:r>
      <w:r>
        <w:rPr>
          <w:noProof/>
        </w:rPr>
        <w:fldChar w:fldCharType="begin"/>
      </w:r>
      <w:r>
        <w:rPr>
          <w:noProof/>
        </w:rPr>
        <w:instrText xml:space="preserve"> PAGEREF _Toc243418972 \h </w:instrText>
      </w:r>
      <w:r>
        <w:rPr>
          <w:noProof/>
        </w:rPr>
      </w:r>
      <w:r>
        <w:rPr>
          <w:noProof/>
        </w:rPr>
        <w:fldChar w:fldCharType="separate"/>
      </w:r>
      <w:r>
        <w:rPr>
          <w:noProof/>
        </w:rPr>
        <w:t>5</w:t>
      </w:r>
      <w:r>
        <w:rPr>
          <w:noProof/>
        </w:rPr>
        <w:fldChar w:fldCharType="end"/>
      </w:r>
    </w:p>
    <w:p w14:paraId="21975849" w14:textId="2143D888"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1.4 Scope of Project</w:t>
      </w:r>
      <w:r>
        <w:rPr>
          <w:noProof/>
        </w:rPr>
        <w:tab/>
      </w:r>
      <w:r>
        <w:rPr>
          <w:noProof/>
        </w:rPr>
        <w:fldChar w:fldCharType="begin"/>
      </w:r>
      <w:r>
        <w:rPr>
          <w:noProof/>
        </w:rPr>
        <w:instrText xml:space="preserve"> PAGEREF _Toc243418973 \h </w:instrText>
      </w:r>
      <w:r>
        <w:rPr>
          <w:noProof/>
        </w:rPr>
      </w:r>
      <w:r>
        <w:rPr>
          <w:noProof/>
        </w:rPr>
        <w:fldChar w:fldCharType="separate"/>
      </w:r>
      <w:r>
        <w:rPr>
          <w:noProof/>
        </w:rPr>
        <w:t>6</w:t>
      </w:r>
      <w:r>
        <w:rPr>
          <w:noProof/>
        </w:rPr>
        <w:fldChar w:fldCharType="end"/>
      </w:r>
    </w:p>
    <w:p w14:paraId="46229EC4" w14:textId="3D96B860"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1.5 Significance of Project</w:t>
      </w:r>
      <w:r>
        <w:rPr>
          <w:noProof/>
        </w:rPr>
        <w:tab/>
      </w:r>
      <w:r>
        <w:rPr>
          <w:noProof/>
        </w:rPr>
        <w:fldChar w:fldCharType="begin"/>
      </w:r>
      <w:r>
        <w:rPr>
          <w:noProof/>
        </w:rPr>
        <w:instrText xml:space="preserve"> PAGEREF _Toc243418974 \h </w:instrText>
      </w:r>
      <w:r>
        <w:rPr>
          <w:noProof/>
        </w:rPr>
      </w:r>
      <w:r>
        <w:rPr>
          <w:noProof/>
        </w:rPr>
        <w:fldChar w:fldCharType="separate"/>
      </w:r>
      <w:r>
        <w:rPr>
          <w:noProof/>
        </w:rPr>
        <w:t>7</w:t>
      </w:r>
      <w:r>
        <w:rPr>
          <w:noProof/>
        </w:rPr>
        <w:fldChar w:fldCharType="end"/>
      </w:r>
    </w:p>
    <w:p w14:paraId="3931B286" w14:textId="676B8A6D"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CHAPTER 2: LITERATURE REVIEW</w:t>
      </w:r>
      <w:r>
        <w:rPr>
          <w:noProof/>
        </w:rPr>
        <w:tab/>
      </w:r>
      <w:r>
        <w:rPr>
          <w:noProof/>
        </w:rPr>
        <w:fldChar w:fldCharType="begin"/>
      </w:r>
      <w:r>
        <w:rPr>
          <w:noProof/>
        </w:rPr>
        <w:instrText xml:space="preserve"> PAGEREF _Toc243418975 \h </w:instrText>
      </w:r>
      <w:r>
        <w:rPr>
          <w:noProof/>
        </w:rPr>
      </w:r>
      <w:r>
        <w:rPr>
          <w:noProof/>
        </w:rPr>
        <w:fldChar w:fldCharType="separate"/>
      </w:r>
      <w:r>
        <w:rPr>
          <w:noProof/>
        </w:rPr>
        <w:t>8</w:t>
      </w:r>
      <w:r>
        <w:rPr>
          <w:noProof/>
        </w:rPr>
        <w:fldChar w:fldCharType="end"/>
      </w:r>
    </w:p>
    <w:p w14:paraId="429A990B" w14:textId="5CF98E32"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2.1 The Cost of AI-Assisted "Outsourced Reasoning"</w:t>
      </w:r>
      <w:r>
        <w:rPr>
          <w:noProof/>
        </w:rPr>
        <w:tab/>
      </w:r>
      <w:r>
        <w:rPr>
          <w:noProof/>
        </w:rPr>
        <w:fldChar w:fldCharType="begin"/>
      </w:r>
      <w:r>
        <w:rPr>
          <w:noProof/>
        </w:rPr>
        <w:instrText xml:space="preserve"> PAGEREF _Toc243418976 \h </w:instrText>
      </w:r>
      <w:r>
        <w:rPr>
          <w:noProof/>
        </w:rPr>
      </w:r>
      <w:r>
        <w:rPr>
          <w:noProof/>
        </w:rPr>
        <w:fldChar w:fldCharType="separate"/>
      </w:r>
      <w:r>
        <w:rPr>
          <w:noProof/>
        </w:rPr>
        <w:t>8</w:t>
      </w:r>
      <w:r>
        <w:rPr>
          <w:noProof/>
        </w:rPr>
        <w:fldChar w:fldCharType="end"/>
      </w:r>
    </w:p>
    <w:p w14:paraId="3FEE1715" w14:textId="2932CC6A"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2.2 Foundation Models and Prompting</w:t>
      </w:r>
      <w:r>
        <w:rPr>
          <w:noProof/>
        </w:rPr>
        <w:tab/>
      </w:r>
      <w:r>
        <w:rPr>
          <w:noProof/>
        </w:rPr>
        <w:fldChar w:fldCharType="begin"/>
      </w:r>
      <w:r>
        <w:rPr>
          <w:noProof/>
        </w:rPr>
        <w:instrText xml:space="preserve"> PAGEREF _Toc243418977 \h </w:instrText>
      </w:r>
      <w:r>
        <w:rPr>
          <w:noProof/>
        </w:rPr>
      </w:r>
      <w:r>
        <w:rPr>
          <w:noProof/>
        </w:rPr>
        <w:fldChar w:fldCharType="separate"/>
      </w:r>
      <w:r>
        <w:rPr>
          <w:noProof/>
        </w:rPr>
        <w:t>9</w:t>
      </w:r>
      <w:r>
        <w:rPr>
          <w:noProof/>
        </w:rPr>
        <w:fldChar w:fldCharType="end"/>
      </w:r>
    </w:p>
    <w:p w14:paraId="2BF86389" w14:textId="408CDE15"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2.3 Prompting Techniques for Reasoning: Chain of Thought and ReAct</w:t>
      </w:r>
      <w:r>
        <w:rPr>
          <w:noProof/>
        </w:rPr>
        <w:tab/>
      </w:r>
      <w:r>
        <w:rPr>
          <w:noProof/>
        </w:rPr>
        <w:fldChar w:fldCharType="begin"/>
      </w:r>
      <w:r>
        <w:rPr>
          <w:noProof/>
        </w:rPr>
        <w:instrText xml:space="preserve"> PAGEREF _Toc243418978 \h </w:instrText>
      </w:r>
      <w:r>
        <w:rPr>
          <w:noProof/>
        </w:rPr>
      </w:r>
      <w:r>
        <w:rPr>
          <w:noProof/>
        </w:rPr>
        <w:fldChar w:fldCharType="separate"/>
      </w:r>
      <w:r>
        <w:rPr>
          <w:noProof/>
        </w:rPr>
        <w:t>11</w:t>
      </w:r>
      <w:r>
        <w:rPr>
          <w:noProof/>
        </w:rPr>
        <w:fldChar w:fldCharType="end"/>
      </w:r>
    </w:p>
    <w:p w14:paraId="730F4F9D" w14:textId="1DB39C03"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2.4 Retrieval Augmented Generation and Agentic Architecture</w:t>
      </w:r>
      <w:r>
        <w:rPr>
          <w:noProof/>
        </w:rPr>
        <w:tab/>
      </w:r>
      <w:r>
        <w:rPr>
          <w:noProof/>
        </w:rPr>
        <w:fldChar w:fldCharType="begin"/>
      </w:r>
      <w:r>
        <w:rPr>
          <w:noProof/>
        </w:rPr>
        <w:instrText xml:space="preserve"> PAGEREF _Toc243418979 \h </w:instrText>
      </w:r>
      <w:r>
        <w:rPr>
          <w:noProof/>
        </w:rPr>
      </w:r>
      <w:r>
        <w:rPr>
          <w:noProof/>
        </w:rPr>
        <w:fldChar w:fldCharType="separate"/>
      </w:r>
      <w:r>
        <w:rPr>
          <w:noProof/>
        </w:rPr>
        <w:t>15</w:t>
      </w:r>
      <w:r>
        <w:rPr>
          <w:noProof/>
        </w:rPr>
        <w:fldChar w:fldCharType="end"/>
      </w:r>
    </w:p>
    <w:p w14:paraId="2D6E39DD" w14:textId="36BE284F"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2.5 Frameworks for Critical Thinking and Socratic Questioning</w:t>
      </w:r>
      <w:r>
        <w:rPr>
          <w:noProof/>
        </w:rPr>
        <w:tab/>
      </w:r>
      <w:r>
        <w:rPr>
          <w:noProof/>
        </w:rPr>
        <w:fldChar w:fldCharType="begin"/>
      </w:r>
      <w:r>
        <w:rPr>
          <w:noProof/>
        </w:rPr>
        <w:instrText xml:space="preserve"> PAGEREF _Toc243418980 \h </w:instrText>
      </w:r>
      <w:r>
        <w:rPr>
          <w:noProof/>
        </w:rPr>
      </w:r>
      <w:r>
        <w:rPr>
          <w:noProof/>
        </w:rPr>
        <w:fldChar w:fldCharType="separate"/>
      </w:r>
      <w:r>
        <w:rPr>
          <w:noProof/>
        </w:rPr>
        <w:t>19</w:t>
      </w:r>
      <w:r>
        <w:rPr>
          <w:noProof/>
        </w:rPr>
        <w:fldChar w:fldCharType="end"/>
      </w:r>
    </w:p>
    <w:p w14:paraId="78AEA8A0" w14:textId="5299289E" w:rsidR="00110C14" w:rsidRDefault="00110C14">
      <w:pPr>
        <w:pStyle w:val="TOC3"/>
        <w:tabs>
          <w:tab w:val="right" w:leader="dot" w:pos="8211"/>
        </w:tabs>
        <w:rPr>
          <w:rFonts w:asciiTheme="minorHAnsi" w:eastAsiaTheme="minorEastAsia" w:hAnsiTheme="minorHAnsi" w:cstheme="minorBidi"/>
          <w:noProof/>
          <w:color w:val="auto"/>
          <w:lang w:eastAsia="en-MY"/>
        </w:rPr>
      </w:pPr>
      <w:r>
        <w:rPr>
          <w:noProof/>
        </w:rPr>
        <w:t>2.5.1 Beyond the Two Pillars: Knowledge, Reasoning and Complexity</w:t>
      </w:r>
      <w:r>
        <w:rPr>
          <w:noProof/>
        </w:rPr>
        <w:tab/>
      </w:r>
      <w:r>
        <w:rPr>
          <w:noProof/>
        </w:rPr>
        <w:fldChar w:fldCharType="begin"/>
      </w:r>
      <w:r>
        <w:rPr>
          <w:noProof/>
        </w:rPr>
        <w:instrText xml:space="preserve"> PAGEREF _Toc243418981 \h </w:instrText>
      </w:r>
      <w:r>
        <w:rPr>
          <w:noProof/>
        </w:rPr>
      </w:r>
      <w:r>
        <w:rPr>
          <w:noProof/>
        </w:rPr>
        <w:fldChar w:fldCharType="separate"/>
      </w:r>
      <w:r>
        <w:rPr>
          <w:noProof/>
        </w:rPr>
        <w:t>21</w:t>
      </w:r>
      <w:r>
        <w:rPr>
          <w:noProof/>
        </w:rPr>
        <w:fldChar w:fldCharType="end"/>
      </w:r>
    </w:p>
    <w:p w14:paraId="5F87FE0E" w14:textId="27E86BF0"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2.6 Empirical Work on Socratic Questioning and Socratic AI</w:t>
      </w:r>
      <w:r>
        <w:rPr>
          <w:noProof/>
        </w:rPr>
        <w:tab/>
      </w:r>
      <w:r>
        <w:rPr>
          <w:noProof/>
        </w:rPr>
        <w:fldChar w:fldCharType="begin"/>
      </w:r>
      <w:r>
        <w:rPr>
          <w:noProof/>
        </w:rPr>
        <w:instrText xml:space="preserve"> PAGEREF _Toc243418982 \h </w:instrText>
      </w:r>
      <w:r>
        <w:rPr>
          <w:noProof/>
        </w:rPr>
      </w:r>
      <w:r>
        <w:rPr>
          <w:noProof/>
        </w:rPr>
        <w:fldChar w:fldCharType="separate"/>
      </w:r>
      <w:r>
        <w:rPr>
          <w:noProof/>
        </w:rPr>
        <w:t>23</w:t>
      </w:r>
      <w:r>
        <w:rPr>
          <w:noProof/>
        </w:rPr>
        <w:fldChar w:fldCharType="end"/>
      </w:r>
    </w:p>
    <w:p w14:paraId="7F2A49B5" w14:textId="79CCAAEC"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2.7 Existing AI Tutoring Tools: A Gap Analysis</w:t>
      </w:r>
      <w:r>
        <w:rPr>
          <w:noProof/>
        </w:rPr>
        <w:tab/>
      </w:r>
      <w:r>
        <w:rPr>
          <w:noProof/>
        </w:rPr>
        <w:fldChar w:fldCharType="begin"/>
      </w:r>
      <w:r>
        <w:rPr>
          <w:noProof/>
        </w:rPr>
        <w:instrText xml:space="preserve"> PAGEREF _Toc243418983 \h </w:instrText>
      </w:r>
      <w:r>
        <w:rPr>
          <w:noProof/>
        </w:rPr>
      </w:r>
      <w:r>
        <w:rPr>
          <w:noProof/>
        </w:rPr>
        <w:fldChar w:fldCharType="separate"/>
      </w:r>
      <w:r>
        <w:rPr>
          <w:noProof/>
        </w:rPr>
        <w:t>24</w:t>
      </w:r>
      <w:r>
        <w:rPr>
          <w:noProof/>
        </w:rPr>
        <w:fldChar w:fldCharType="end"/>
      </w:r>
    </w:p>
    <w:p w14:paraId="145A90CE" w14:textId="39D296CC"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2.8 Summary of Research Gap</w:t>
      </w:r>
      <w:r>
        <w:rPr>
          <w:noProof/>
        </w:rPr>
        <w:tab/>
      </w:r>
      <w:r>
        <w:rPr>
          <w:noProof/>
        </w:rPr>
        <w:fldChar w:fldCharType="begin"/>
      </w:r>
      <w:r>
        <w:rPr>
          <w:noProof/>
        </w:rPr>
        <w:instrText xml:space="preserve"> PAGEREF _Toc243418984 \h </w:instrText>
      </w:r>
      <w:r>
        <w:rPr>
          <w:noProof/>
        </w:rPr>
      </w:r>
      <w:r>
        <w:rPr>
          <w:noProof/>
        </w:rPr>
        <w:fldChar w:fldCharType="separate"/>
      </w:r>
      <w:r>
        <w:rPr>
          <w:noProof/>
        </w:rPr>
        <w:t>26</w:t>
      </w:r>
      <w:r>
        <w:rPr>
          <w:noProof/>
        </w:rPr>
        <w:fldChar w:fldCharType="end"/>
      </w:r>
    </w:p>
    <w:p w14:paraId="7171DF9D" w14:textId="360B7426"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CHAPTER 3: METHODOLOGY</w:t>
      </w:r>
      <w:r>
        <w:rPr>
          <w:noProof/>
        </w:rPr>
        <w:tab/>
      </w:r>
      <w:r>
        <w:rPr>
          <w:noProof/>
        </w:rPr>
        <w:fldChar w:fldCharType="begin"/>
      </w:r>
      <w:r>
        <w:rPr>
          <w:noProof/>
        </w:rPr>
        <w:instrText xml:space="preserve"> PAGEREF _Toc243418985 \h </w:instrText>
      </w:r>
      <w:r>
        <w:rPr>
          <w:noProof/>
        </w:rPr>
      </w:r>
      <w:r>
        <w:rPr>
          <w:noProof/>
        </w:rPr>
        <w:fldChar w:fldCharType="separate"/>
      </w:r>
      <w:r>
        <w:rPr>
          <w:noProof/>
        </w:rPr>
        <w:t>27</w:t>
      </w:r>
      <w:r>
        <w:rPr>
          <w:noProof/>
        </w:rPr>
        <w:fldChar w:fldCharType="end"/>
      </w:r>
    </w:p>
    <w:p w14:paraId="389C6D64" w14:textId="1D6EA96C"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3.1 Overview</w:t>
      </w:r>
      <w:r>
        <w:rPr>
          <w:noProof/>
        </w:rPr>
        <w:tab/>
      </w:r>
      <w:r>
        <w:rPr>
          <w:noProof/>
        </w:rPr>
        <w:fldChar w:fldCharType="begin"/>
      </w:r>
      <w:r>
        <w:rPr>
          <w:noProof/>
        </w:rPr>
        <w:instrText xml:space="preserve"> PAGEREF _Toc243418986 \h </w:instrText>
      </w:r>
      <w:r>
        <w:rPr>
          <w:noProof/>
        </w:rPr>
      </w:r>
      <w:r>
        <w:rPr>
          <w:noProof/>
        </w:rPr>
        <w:fldChar w:fldCharType="separate"/>
      </w:r>
      <w:r>
        <w:rPr>
          <w:noProof/>
        </w:rPr>
        <w:t>27</w:t>
      </w:r>
      <w:r>
        <w:rPr>
          <w:noProof/>
        </w:rPr>
        <w:fldChar w:fldCharType="end"/>
      </w:r>
    </w:p>
    <w:p w14:paraId="641D69C5" w14:textId="26FEBE94"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3.2 Prototype Topic and Knowledge Base</w:t>
      </w:r>
      <w:r>
        <w:rPr>
          <w:noProof/>
        </w:rPr>
        <w:tab/>
      </w:r>
      <w:r>
        <w:rPr>
          <w:noProof/>
        </w:rPr>
        <w:fldChar w:fldCharType="begin"/>
      </w:r>
      <w:r>
        <w:rPr>
          <w:noProof/>
        </w:rPr>
        <w:instrText xml:space="preserve"> PAGEREF _Toc243418987 \h </w:instrText>
      </w:r>
      <w:r>
        <w:rPr>
          <w:noProof/>
        </w:rPr>
      </w:r>
      <w:r>
        <w:rPr>
          <w:noProof/>
        </w:rPr>
        <w:fldChar w:fldCharType="separate"/>
      </w:r>
      <w:r>
        <w:rPr>
          <w:noProof/>
        </w:rPr>
        <w:t>27</w:t>
      </w:r>
      <w:r>
        <w:rPr>
          <w:noProof/>
        </w:rPr>
        <w:fldChar w:fldCharType="end"/>
      </w:r>
    </w:p>
    <w:p w14:paraId="576F9F9A" w14:textId="1BAC8AEF"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3.3 Design Requirements from Early Testing</w:t>
      </w:r>
      <w:r>
        <w:rPr>
          <w:noProof/>
        </w:rPr>
        <w:tab/>
      </w:r>
      <w:r>
        <w:rPr>
          <w:noProof/>
        </w:rPr>
        <w:fldChar w:fldCharType="begin"/>
      </w:r>
      <w:r>
        <w:rPr>
          <w:noProof/>
        </w:rPr>
        <w:instrText xml:space="preserve"> PAGEREF _Toc243418988 \h </w:instrText>
      </w:r>
      <w:r>
        <w:rPr>
          <w:noProof/>
        </w:rPr>
      </w:r>
      <w:r>
        <w:rPr>
          <w:noProof/>
        </w:rPr>
        <w:fldChar w:fldCharType="separate"/>
      </w:r>
      <w:r>
        <w:rPr>
          <w:noProof/>
        </w:rPr>
        <w:t>28</w:t>
      </w:r>
      <w:r>
        <w:rPr>
          <w:noProof/>
        </w:rPr>
        <w:fldChar w:fldCharType="end"/>
      </w:r>
    </w:p>
    <w:p w14:paraId="704ACC81" w14:textId="41432E4D"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3.4 System Architecture</w:t>
      </w:r>
      <w:r>
        <w:rPr>
          <w:noProof/>
        </w:rPr>
        <w:tab/>
      </w:r>
      <w:r>
        <w:rPr>
          <w:noProof/>
        </w:rPr>
        <w:fldChar w:fldCharType="begin"/>
      </w:r>
      <w:r>
        <w:rPr>
          <w:noProof/>
        </w:rPr>
        <w:instrText xml:space="preserve"> PAGEREF _Toc243418989 \h </w:instrText>
      </w:r>
      <w:r>
        <w:rPr>
          <w:noProof/>
        </w:rPr>
      </w:r>
      <w:r>
        <w:rPr>
          <w:noProof/>
        </w:rPr>
        <w:fldChar w:fldCharType="separate"/>
      </w:r>
      <w:r>
        <w:rPr>
          <w:noProof/>
        </w:rPr>
        <w:t>29</w:t>
      </w:r>
      <w:r>
        <w:rPr>
          <w:noProof/>
        </w:rPr>
        <w:fldChar w:fldCharType="end"/>
      </w:r>
    </w:p>
    <w:p w14:paraId="009470D8" w14:textId="399A5BCE" w:rsidR="00110C14" w:rsidRDefault="00110C14">
      <w:pPr>
        <w:pStyle w:val="TOC3"/>
        <w:tabs>
          <w:tab w:val="right" w:leader="dot" w:pos="8211"/>
        </w:tabs>
        <w:rPr>
          <w:rFonts w:asciiTheme="minorHAnsi" w:eastAsiaTheme="minorEastAsia" w:hAnsiTheme="minorHAnsi" w:cstheme="minorBidi"/>
          <w:noProof/>
          <w:color w:val="auto"/>
          <w:lang w:eastAsia="en-MY"/>
        </w:rPr>
      </w:pPr>
      <w:r>
        <w:rPr>
          <w:noProof/>
        </w:rPr>
        <w:t>3.4.1 Tutor agent</w:t>
      </w:r>
      <w:r>
        <w:rPr>
          <w:noProof/>
        </w:rPr>
        <w:tab/>
      </w:r>
      <w:r>
        <w:rPr>
          <w:noProof/>
        </w:rPr>
        <w:fldChar w:fldCharType="begin"/>
      </w:r>
      <w:r>
        <w:rPr>
          <w:noProof/>
        </w:rPr>
        <w:instrText xml:space="preserve"> PAGEREF _Toc243418990 \h </w:instrText>
      </w:r>
      <w:r>
        <w:rPr>
          <w:noProof/>
        </w:rPr>
      </w:r>
      <w:r>
        <w:rPr>
          <w:noProof/>
        </w:rPr>
        <w:fldChar w:fldCharType="separate"/>
      </w:r>
      <w:r>
        <w:rPr>
          <w:noProof/>
        </w:rPr>
        <w:t>30</w:t>
      </w:r>
      <w:r>
        <w:rPr>
          <w:noProof/>
        </w:rPr>
        <w:fldChar w:fldCharType="end"/>
      </w:r>
    </w:p>
    <w:p w14:paraId="59B9CB3C" w14:textId="0B5D0DA9" w:rsidR="00110C14" w:rsidRDefault="00110C14">
      <w:pPr>
        <w:pStyle w:val="TOC3"/>
        <w:tabs>
          <w:tab w:val="right" w:leader="dot" w:pos="8211"/>
        </w:tabs>
        <w:rPr>
          <w:rFonts w:asciiTheme="minorHAnsi" w:eastAsiaTheme="minorEastAsia" w:hAnsiTheme="minorHAnsi" w:cstheme="minorBidi"/>
          <w:noProof/>
          <w:color w:val="auto"/>
          <w:lang w:eastAsia="en-MY"/>
        </w:rPr>
      </w:pPr>
      <w:r>
        <w:rPr>
          <w:noProof/>
        </w:rPr>
        <w:lastRenderedPageBreak/>
        <w:t>3.4.2 Assessor agent</w:t>
      </w:r>
      <w:r>
        <w:rPr>
          <w:noProof/>
        </w:rPr>
        <w:tab/>
      </w:r>
      <w:r>
        <w:rPr>
          <w:noProof/>
        </w:rPr>
        <w:fldChar w:fldCharType="begin"/>
      </w:r>
      <w:r>
        <w:rPr>
          <w:noProof/>
        </w:rPr>
        <w:instrText xml:space="preserve"> PAGEREF _Toc243418991 \h </w:instrText>
      </w:r>
      <w:r>
        <w:rPr>
          <w:noProof/>
        </w:rPr>
      </w:r>
      <w:r>
        <w:rPr>
          <w:noProof/>
        </w:rPr>
        <w:fldChar w:fldCharType="separate"/>
      </w:r>
      <w:r>
        <w:rPr>
          <w:noProof/>
        </w:rPr>
        <w:t>31</w:t>
      </w:r>
      <w:r>
        <w:rPr>
          <w:noProof/>
        </w:rPr>
        <w:fldChar w:fldCharType="end"/>
      </w:r>
    </w:p>
    <w:p w14:paraId="47B6A28D" w14:textId="7103033B" w:rsidR="00110C14" w:rsidRDefault="00110C14">
      <w:pPr>
        <w:pStyle w:val="TOC3"/>
        <w:tabs>
          <w:tab w:val="right" w:leader="dot" w:pos="8211"/>
        </w:tabs>
        <w:rPr>
          <w:rFonts w:asciiTheme="minorHAnsi" w:eastAsiaTheme="minorEastAsia" w:hAnsiTheme="minorHAnsi" w:cstheme="minorBidi"/>
          <w:noProof/>
          <w:color w:val="auto"/>
          <w:lang w:eastAsia="en-MY"/>
        </w:rPr>
      </w:pPr>
      <w:r>
        <w:rPr>
          <w:noProof/>
        </w:rPr>
        <w:t>3.4.3 Planner agent</w:t>
      </w:r>
      <w:r>
        <w:rPr>
          <w:noProof/>
        </w:rPr>
        <w:tab/>
      </w:r>
      <w:r>
        <w:rPr>
          <w:noProof/>
        </w:rPr>
        <w:fldChar w:fldCharType="begin"/>
      </w:r>
      <w:r>
        <w:rPr>
          <w:noProof/>
        </w:rPr>
        <w:instrText xml:space="preserve"> PAGEREF _Toc243418992 \h </w:instrText>
      </w:r>
      <w:r>
        <w:rPr>
          <w:noProof/>
        </w:rPr>
      </w:r>
      <w:r>
        <w:rPr>
          <w:noProof/>
        </w:rPr>
        <w:fldChar w:fldCharType="separate"/>
      </w:r>
      <w:r>
        <w:rPr>
          <w:noProof/>
        </w:rPr>
        <w:t>32</w:t>
      </w:r>
      <w:r>
        <w:rPr>
          <w:noProof/>
        </w:rPr>
        <w:fldChar w:fldCharType="end"/>
      </w:r>
    </w:p>
    <w:p w14:paraId="4486D3CA" w14:textId="5DDE1FA3" w:rsidR="00110C14" w:rsidRDefault="00110C14">
      <w:pPr>
        <w:pStyle w:val="TOC3"/>
        <w:tabs>
          <w:tab w:val="right" w:leader="dot" w:pos="8211"/>
        </w:tabs>
        <w:rPr>
          <w:rFonts w:asciiTheme="minorHAnsi" w:eastAsiaTheme="minorEastAsia" w:hAnsiTheme="minorHAnsi" w:cstheme="minorBidi"/>
          <w:noProof/>
          <w:color w:val="auto"/>
          <w:lang w:eastAsia="en-MY"/>
        </w:rPr>
      </w:pPr>
      <w:r>
        <w:rPr>
          <w:noProof/>
        </w:rPr>
        <w:t>3.4.4 Rules (the orchestrator, plain code)</w:t>
      </w:r>
      <w:r>
        <w:rPr>
          <w:noProof/>
        </w:rPr>
        <w:tab/>
      </w:r>
      <w:r>
        <w:rPr>
          <w:noProof/>
        </w:rPr>
        <w:fldChar w:fldCharType="begin"/>
      </w:r>
      <w:r>
        <w:rPr>
          <w:noProof/>
        </w:rPr>
        <w:instrText xml:space="preserve"> PAGEREF _Toc243418993 \h </w:instrText>
      </w:r>
      <w:r>
        <w:rPr>
          <w:noProof/>
        </w:rPr>
      </w:r>
      <w:r>
        <w:rPr>
          <w:noProof/>
        </w:rPr>
        <w:fldChar w:fldCharType="separate"/>
      </w:r>
      <w:r>
        <w:rPr>
          <w:noProof/>
        </w:rPr>
        <w:t>32</w:t>
      </w:r>
      <w:r>
        <w:rPr>
          <w:noProof/>
        </w:rPr>
        <w:fldChar w:fldCharType="end"/>
      </w:r>
    </w:p>
    <w:p w14:paraId="0377BAB0" w14:textId="54FC43C3" w:rsidR="00110C14" w:rsidRDefault="00110C14">
      <w:pPr>
        <w:pStyle w:val="TOC3"/>
        <w:tabs>
          <w:tab w:val="right" w:leader="dot" w:pos="8211"/>
        </w:tabs>
        <w:rPr>
          <w:rFonts w:asciiTheme="minorHAnsi" w:eastAsiaTheme="minorEastAsia" w:hAnsiTheme="minorHAnsi" w:cstheme="minorBidi"/>
          <w:noProof/>
          <w:color w:val="auto"/>
          <w:lang w:eastAsia="en-MY"/>
        </w:rPr>
      </w:pPr>
      <w:r>
        <w:rPr>
          <w:noProof/>
        </w:rPr>
        <w:t>3.4.5 Checker agent</w:t>
      </w:r>
      <w:r>
        <w:rPr>
          <w:noProof/>
        </w:rPr>
        <w:tab/>
      </w:r>
      <w:r>
        <w:rPr>
          <w:noProof/>
        </w:rPr>
        <w:fldChar w:fldCharType="begin"/>
      </w:r>
      <w:r>
        <w:rPr>
          <w:noProof/>
        </w:rPr>
        <w:instrText xml:space="preserve"> PAGEREF _Toc243418994 \h </w:instrText>
      </w:r>
      <w:r>
        <w:rPr>
          <w:noProof/>
        </w:rPr>
      </w:r>
      <w:r>
        <w:rPr>
          <w:noProof/>
        </w:rPr>
        <w:fldChar w:fldCharType="separate"/>
      </w:r>
      <w:r>
        <w:rPr>
          <w:noProof/>
        </w:rPr>
        <w:t>33</w:t>
      </w:r>
      <w:r>
        <w:rPr>
          <w:noProof/>
        </w:rPr>
        <w:fldChar w:fldCharType="end"/>
      </w:r>
    </w:p>
    <w:p w14:paraId="23419E4C" w14:textId="2C442E27" w:rsidR="00110C14" w:rsidRDefault="00110C14">
      <w:pPr>
        <w:pStyle w:val="TOC3"/>
        <w:tabs>
          <w:tab w:val="right" w:leader="dot" w:pos="8211"/>
        </w:tabs>
        <w:rPr>
          <w:rFonts w:asciiTheme="minorHAnsi" w:eastAsiaTheme="minorEastAsia" w:hAnsiTheme="minorHAnsi" w:cstheme="minorBidi"/>
          <w:noProof/>
          <w:color w:val="auto"/>
          <w:lang w:eastAsia="en-MY"/>
        </w:rPr>
      </w:pPr>
      <w:r>
        <w:rPr>
          <w:noProof/>
        </w:rPr>
        <w:t>3.4.6 Simulations and tools</w:t>
      </w:r>
      <w:r>
        <w:rPr>
          <w:noProof/>
        </w:rPr>
        <w:tab/>
      </w:r>
      <w:r>
        <w:rPr>
          <w:noProof/>
        </w:rPr>
        <w:fldChar w:fldCharType="begin"/>
      </w:r>
      <w:r>
        <w:rPr>
          <w:noProof/>
        </w:rPr>
        <w:instrText xml:space="preserve"> PAGEREF _Toc243418995 \h </w:instrText>
      </w:r>
      <w:r>
        <w:rPr>
          <w:noProof/>
        </w:rPr>
      </w:r>
      <w:r>
        <w:rPr>
          <w:noProof/>
        </w:rPr>
        <w:fldChar w:fldCharType="separate"/>
      </w:r>
      <w:r>
        <w:rPr>
          <w:noProof/>
        </w:rPr>
        <w:t>33</w:t>
      </w:r>
      <w:r>
        <w:rPr>
          <w:noProof/>
        </w:rPr>
        <w:fldChar w:fldCharType="end"/>
      </w:r>
    </w:p>
    <w:p w14:paraId="27629178" w14:textId="1E15C52E"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3.5 Session Design</w:t>
      </w:r>
      <w:r>
        <w:rPr>
          <w:noProof/>
        </w:rPr>
        <w:tab/>
      </w:r>
      <w:r>
        <w:rPr>
          <w:noProof/>
        </w:rPr>
        <w:fldChar w:fldCharType="begin"/>
      </w:r>
      <w:r>
        <w:rPr>
          <w:noProof/>
        </w:rPr>
        <w:instrText xml:space="preserve"> PAGEREF _Toc243418996 \h </w:instrText>
      </w:r>
      <w:r>
        <w:rPr>
          <w:noProof/>
        </w:rPr>
      </w:r>
      <w:r>
        <w:rPr>
          <w:noProof/>
        </w:rPr>
        <w:fldChar w:fldCharType="separate"/>
      </w:r>
      <w:r>
        <w:rPr>
          <w:noProof/>
        </w:rPr>
        <w:t>34</w:t>
      </w:r>
      <w:r>
        <w:rPr>
          <w:noProof/>
        </w:rPr>
        <w:fldChar w:fldCharType="end"/>
      </w:r>
    </w:p>
    <w:p w14:paraId="0B73637E" w14:textId="097B4362"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3.6 Evaluation Plan</w:t>
      </w:r>
      <w:r>
        <w:rPr>
          <w:noProof/>
        </w:rPr>
        <w:tab/>
      </w:r>
      <w:r>
        <w:rPr>
          <w:noProof/>
        </w:rPr>
        <w:fldChar w:fldCharType="begin"/>
      </w:r>
      <w:r>
        <w:rPr>
          <w:noProof/>
        </w:rPr>
        <w:instrText xml:space="preserve"> PAGEREF _Toc243418997 \h </w:instrText>
      </w:r>
      <w:r>
        <w:rPr>
          <w:noProof/>
        </w:rPr>
      </w:r>
      <w:r>
        <w:rPr>
          <w:noProof/>
        </w:rPr>
        <w:fldChar w:fldCharType="separate"/>
      </w:r>
      <w:r>
        <w:rPr>
          <w:noProof/>
        </w:rPr>
        <w:t>35</w:t>
      </w:r>
      <w:r>
        <w:rPr>
          <w:noProof/>
        </w:rPr>
        <w:fldChar w:fldCharType="end"/>
      </w:r>
    </w:p>
    <w:p w14:paraId="64BC8368" w14:textId="76B6831F"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3.7 Limitations</w:t>
      </w:r>
      <w:r>
        <w:rPr>
          <w:noProof/>
        </w:rPr>
        <w:tab/>
      </w:r>
      <w:r>
        <w:rPr>
          <w:noProof/>
        </w:rPr>
        <w:fldChar w:fldCharType="begin"/>
      </w:r>
      <w:r>
        <w:rPr>
          <w:noProof/>
        </w:rPr>
        <w:instrText xml:space="preserve"> PAGEREF _Toc243418998 \h </w:instrText>
      </w:r>
      <w:r>
        <w:rPr>
          <w:noProof/>
        </w:rPr>
      </w:r>
      <w:r>
        <w:rPr>
          <w:noProof/>
        </w:rPr>
        <w:fldChar w:fldCharType="separate"/>
      </w:r>
      <w:r>
        <w:rPr>
          <w:noProof/>
        </w:rPr>
        <w:t>36</w:t>
      </w:r>
      <w:r>
        <w:rPr>
          <w:noProof/>
        </w:rPr>
        <w:fldChar w:fldCharType="end"/>
      </w:r>
    </w:p>
    <w:p w14:paraId="2F0A142F" w14:textId="3D858FF2"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3.8 Planned Extension: Reasoning and Knowledge Layer</w:t>
      </w:r>
      <w:r>
        <w:rPr>
          <w:noProof/>
        </w:rPr>
        <w:tab/>
      </w:r>
      <w:r>
        <w:rPr>
          <w:noProof/>
        </w:rPr>
        <w:fldChar w:fldCharType="begin"/>
      </w:r>
      <w:r>
        <w:rPr>
          <w:noProof/>
        </w:rPr>
        <w:instrText xml:space="preserve"> PAGEREF _Toc243418999 \h </w:instrText>
      </w:r>
      <w:r>
        <w:rPr>
          <w:noProof/>
        </w:rPr>
      </w:r>
      <w:r>
        <w:rPr>
          <w:noProof/>
        </w:rPr>
        <w:fldChar w:fldCharType="separate"/>
      </w:r>
      <w:r>
        <w:rPr>
          <w:noProof/>
        </w:rPr>
        <w:t>37</w:t>
      </w:r>
      <w:r>
        <w:rPr>
          <w:noProof/>
        </w:rPr>
        <w:fldChar w:fldCharType="end"/>
      </w:r>
    </w:p>
    <w:p w14:paraId="30B51C07" w14:textId="61159E65"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3.9 Project Timeline and Milestones</w:t>
      </w:r>
      <w:r>
        <w:rPr>
          <w:noProof/>
        </w:rPr>
        <w:tab/>
      </w:r>
      <w:r>
        <w:rPr>
          <w:noProof/>
        </w:rPr>
        <w:fldChar w:fldCharType="begin"/>
      </w:r>
      <w:r>
        <w:rPr>
          <w:noProof/>
        </w:rPr>
        <w:instrText xml:space="preserve"> PAGEREF _Toc243419000 \h </w:instrText>
      </w:r>
      <w:r>
        <w:rPr>
          <w:noProof/>
        </w:rPr>
      </w:r>
      <w:r>
        <w:rPr>
          <w:noProof/>
        </w:rPr>
        <w:fldChar w:fldCharType="separate"/>
      </w:r>
      <w:r>
        <w:rPr>
          <w:noProof/>
        </w:rPr>
        <w:t>38</w:t>
      </w:r>
      <w:r>
        <w:rPr>
          <w:noProof/>
        </w:rPr>
        <w:fldChar w:fldCharType="end"/>
      </w:r>
    </w:p>
    <w:p w14:paraId="2F0100ED" w14:textId="2E809F80"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CHAPTER 4: PRELIMINARY RESULTS</w:t>
      </w:r>
      <w:r>
        <w:rPr>
          <w:noProof/>
        </w:rPr>
        <w:tab/>
      </w:r>
      <w:r>
        <w:rPr>
          <w:noProof/>
        </w:rPr>
        <w:fldChar w:fldCharType="begin"/>
      </w:r>
      <w:r>
        <w:rPr>
          <w:noProof/>
        </w:rPr>
        <w:instrText xml:space="preserve"> PAGEREF _Toc243419001 \h </w:instrText>
      </w:r>
      <w:r>
        <w:rPr>
          <w:noProof/>
        </w:rPr>
      </w:r>
      <w:r>
        <w:rPr>
          <w:noProof/>
        </w:rPr>
        <w:fldChar w:fldCharType="separate"/>
      </w:r>
      <w:r>
        <w:rPr>
          <w:noProof/>
        </w:rPr>
        <w:t>39</w:t>
      </w:r>
      <w:r>
        <w:rPr>
          <w:noProof/>
        </w:rPr>
        <w:fldChar w:fldCharType="end"/>
      </w:r>
    </w:p>
    <w:p w14:paraId="548D4968" w14:textId="4EA04D8C"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4.1 Test #1: Online Socratic Tutor (Gemini Gem)</w:t>
      </w:r>
      <w:r>
        <w:rPr>
          <w:noProof/>
        </w:rPr>
        <w:tab/>
      </w:r>
      <w:r>
        <w:rPr>
          <w:noProof/>
        </w:rPr>
        <w:fldChar w:fldCharType="begin"/>
      </w:r>
      <w:r>
        <w:rPr>
          <w:noProof/>
        </w:rPr>
        <w:instrText xml:space="preserve"> PAGEREF _Toc243419002 \h </w:instrText>
      </w:r>
      <w:r>
        <w:rPr>
          <w:noProof/>
        </w:rPr>
      </w:r>
      <w:r>
        <w:rPr>
          <w:noProof/>
        </w:rPr>
        <w:fldChar w:fldCharType="separate"/>
      </w:r>
      <w:r>
        <w:rPr>
          <w:noProof/>
        </w:rPr>
        <w:t>39</w:t>
      </w:r>
      <w:r>
        <w:rPr>
          <w:noProof/>
        </w:rPr>
        <w:fldChar w:fldCharType="end"/>
      </w:r>
    </w:p>
    <w:p w14:paraId="4B45F54B" w14:textId="03967E17"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4.2 Test #2: Project Prompt v1 (Gemini Gem)</w:t>
      </w:r>
      <w:r>
        <w:rPr>
          <w:noProof/>
        </w:rPr>
        <w:tab/>
      </w:r>
      <w:r>
        <w:rPr>
          <w:noProof/>
        </w:rPr>
        <w:fldChar w:fldCharType="begin"/>
      </w:r>
      <w:r>
        <w:rPr>
          <w:noProof/>
        </w:rPr>
        <w:instrText xml:space="preserve"> PAGEREF _Toc243419003 \h </w:instrText>
      </w:r>
      <w:r>
        <w:rPr>
          <w:noProof/>
        </w:rPr>
      </w:r>
      <w:r>
        <w:rPr>
          <w:noProof/>
        </w:rPr>
        <w:fldChar w:fldCharType="separate"/>
      </w:r>
      <w:r>
        <w:rPr>
          <w:noProof/>
        </w:rPr>
        <w:t>43</w:t>
      </w:r>
      <w:r>
        <w:rPr>
          <w:noProof/>
        </w:rPr>
        <w:fldChar w:fldCharType="end"/>
      </w:r>
    </w:p>
    <w:p w14:paraId="55E02845" w14:textId="4583075C"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4.3 Test #3: Socratic AI Prototype (Gemini, October 2026)</w:t>
      </w:r>
      <w:r>
        <w:rPr>
          <w:noProof/>
        </w:rPr>
        <w:tab/>
      </w:r>
      <w:r>
        <w:rPr>
          <w:noProof/>
        </w:rPr>
        <w:fldChar w:fldCharType="begin"/>
      </w:r>
      <w:r>
        <w:rPr>
          <w:noProof/>
        </w:rPr>
        <w:instrText xml:space="preserve"> PAGEREF _Toc243419004 \h </w:instrText>
      </w:r>
      <w:r>
        <w:rPr>
          <w:noProof/>
        </w:rPr>
      </w:r>
      <w:r>
        <w:rPr>
          <w:noProof/>
        </w:rPr>
        <w:fldChar w:fldCharType="separate"/>
      </w:r>
      <w:r>
        <w:rPr>
          <w:noProof/>
        </w:rPr>
        <w:t>46</w:t>
      </w:r>
      <w:r>
        <w:rPr>
          <w:noProof/>
        </w:rPr>
        <w:fldChar w:fldCharType="end"/>
      </w:r>
    </w:p>
    <w:p w14:paraId="1375B9BC" w14:textId="6FDC5F33"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CHAPTER 5: CONCLUSION AND FUTURE WORK</w:t>
      </w:r>
      <w:r>
        <w:rPr>
          <w:noProof/>
        </w:rPr>
        <w:tab/>
      </w:r>
      <w:r>
        <w:rPr>
          <w:noProof/>
        </w:rPr>
        <w:fldChar w:fldCharType="begin"/>
      </w:r>
      <w:r>
        <w:rPr>
          <w:noProof/>
        </w:rPr>
        <w:instrText xml:space="preserve"> PAGEREF _Toc243419005 \h </w:instrText>
      </w:r>
      <w:r>
        <w:rPr>
          <w:noProof/>
        </w:rPr>
      </w:r>
      <w:r>
        <w:rPr>
          <w:noProof/>
        </w:rPr>
        <w:fldChar w:fldCharType="separate"/>
      </w:r>
      <w:r>
        <w:rPr>
          <w:noProof/>
        </w:rPr>
        <w:t>48</w:t>
      </w:r>
      <w:r>
        <w:rPr>
          <w:noProof/>
        </w:rPr>
        <w:fldChar w:fldCharType="end"/>
      </w:r>
    </w:p>
    <w:p w14:paraId="26630C88" w14:textId="68D9864D"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REFERENCES</w:t>
      </w:r>
      <w:r>
        <w:rPr>
          <w:noProof/>
        </w:rPr>
        <w:tab/>
      </w:r>
      <w:r>
        <w:rPr>
          <w:noProof/>
        </w:rPr>
        <w:fldChar w:fldCharType="begin"/>
      </w:r>
      <w:r>
        <w:rPr>
          <w:noProof/>
        </w:rPr>
        <w:instrText xml:space="preserve"> PAGEREF _Toc243419006 \h </w:instrText>
      </w:r>
      <w:r>
        <w:rPr>
          <w:noProof/>
        </w:rPr>
      </w:r>
      <w:r>
        <w:rPr>
          <w:noProof/>
        </w:rPr>
        <w:fldChar w:fldCharType="separate"/>
      </w:r>
      <w:r>
        <w:rPr>
          <w:noProof/>
        </w:rPr>
        <w:t>49</w:t>
      </w:r>
      <w:r>
        <w:rPr>
          <w:noProof/>
        </w:rPr>
        <w:fldChar w:fldCharType="end"/>
      </w:r>
    </w:p>
    <w:p w14:paraId="40E48FD4" w14:textId="777A9E55" w:rsidR="00110C14" w:rsidRDefault="00110C14">
      <w:pPr>
        <w:pStyle w:val="TOC1"/>
        <w:tabs>
          <w:tab w:val="right" w:leader="dot" w:pos="8211"/>
        </w:tabs>
        <w:rPr>
          <w:rFonts w:asciiTheme="minorHAnsi" w:eastAsiaTheme="minorEastAsia" w:hAnsiTheme="minorHAnsi" w:cstheme="minorBidi"/>
          <w:noProof/>
          <w:color w:val="auto"/>
          <w:lang w:eastAsia="en-MY"/>
        </w:rPr>
      </w:pPr>
      <w:r>
        <w:rPr>
          <w:noProof/>
        </w:rPr>
        <w:t>APPENDIX</w:t>
      </w:r>
      <w:r>
        <w:rPr>
          <w:noProof/>
        </w:rPr>
        <w:tab/>
      </w:r>
      <w:r>
        <w:rPr>
          <w:noProof/>
        </w:rPr>
        <w:fldChar w:fldCharType="begin"/>
      </w:r>
      <w:r>
        <w:rPr>
          <w:noProof/>
        </w:rPr>
        <w:instrText xml:space="preserve"> PAGEREF _Toc243419007 \h </w:instrText>
      </w:r>
      <w:r>
        <w:rPr>
          <w:noProof/>
        </w:rPr>
      </w:r>
      <w:r>
        <w:rPr>
          <w:noProof/>
        </w:rPr>
        <w:fldChar w:fldCharType="separate"/>
      </w:r>
      <w:r>
        <w:rPr>
          <w:noProof/>
        </w:rPr>
        <w:t>55</w:t>
      </w:r>
      <w:r>
        <w:rPr>
          <w:noProof/>
        </w:rPr>
        <w:fldChar w:fldCharType="end"/>
      </w:r>
    </w:p>
    <w:p w14:paraId="1B6E8A5D" w14:textId="7E04A721"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System Prompt #1</w:t>
      </w:r>
      <w:r>
        <w:rPr>
          <w:noProof/>
        </w:rPr>
        <w:tab/>
      </w:r>
      <w:r>
        <w:rPr>
          <w:noProof/>
        </w:rPr>
        <w:fldChar w:fldCharType="begin"/>
      </w:r>
      <w:r>
        <w:rPr>
          <w:noProof/>
        </w:rPr>
        <w:instrText xml:space="preserve"> PAGEREF _Toc243419008 \h </w:instrText>
      </w:r>
      <w:r>
        <w:rPr>
          <w:noProof/>
        </w:rPr>
      </w:r>
      <w:r>
        <w:rPr>
          <w:noProof/>
        </w:rPr>
        <w:fldChar w:fldCharType="separate"/>
      </w:r>
      <w:r>
        <w:rPr>
          <w:noProof/>
        </w:rPr>
        <w:t>55</w:t>
      </w:r>
      <w:r>
        <w:rPr>
          <w:noProof/>
        </w:rPr>
        <w:fldChar w:fldCharType="end"/>
      </w:r>
    </w:p>
    <w:p w14:paraId="7ABEDD29" w14:textId="155A4869"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System Prompt #2 (Tutor agent)</w:t>
      </w:r>
      <w:r>
        <w:rPr>
          <w:noProof/>
        </w:rPr>
        <w:tab/>
      </w:r>
      <w:r>
        <w:rPr>
          <w:noProof/>
        </w:rPr>
        <w:fldChar w:fldCharType="begin"/>
      </w:r>
      <w:r>
        <w:rPr>
          <w:noProof/>
        </w:rPr>
        <w:instrText xml:space="preserve"> PAGEREF _Toc243419009 \h </w:instrText>
      </w:r>
      <w:r>
        <w:rPr>
          <w:noProof/>
        </w:rPr>
      </w:r>
      <w:r>
        <w:rPr>
          <w:noProof/>
        </w:rPr>
        <w:fldChar w:fldCharType="separate"/>
      </w:r>
      <w:r>
        <w:rPr>
          <w:noProof/>
        </w:rPr>
        <w:t>58</w:t>
      </w:r>
      <w:r>
        <w:rPr>
          <w:noProof/>
        </w:rPr>
        <w:fldChar w:fldCharType="end"/>
      </w:r>
    </w:p>
    <w:p w14:paraId="073763C3" w14:textId="4F37295B"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Assessor agent prompt</w:t>
      </w:r>
      <w:r>
        <w:rPr>
          <w:noProof/>
        </w:rPr>
        <w:tab/>
      </w:r>
      <w:r>
        <w:rPr>
          <w:noProof/>
        </w:rPr>
        <w:fldChar w:fldCharType="begin"/>
      </w:r>
      <w:r>
        <w:rPr>
          <w:noProof/>
        </w:rPr>
        <w:instrText xml:space="preserve"> PAGEREF _Toc243419010 \h </w:instrText>
      </w:r>
      <w:r>
        <w:rPr>
          <w:noProof/>
        </w:rPr>
      </w:r>
      <w:r>
        <w:rPr>
          <w:noProof/>
        </w:rPr>
        <w:fldChar w:fldCharType="separate"/>
      </w:r>
      <w:r>
        <w:rPr>
          <w:noProof/>
        </w:rPr>
        <w:t>61</w:t>
      </w:r>
      <w:r>
        <w:rPr>
          <w:noProof/>
        </w:rPr>
        <w:fldChar w:fldCharType="end"/>
      </w:r>
    </w:p>
    <w:p w14:paraId="72FAD8AC" w14:textId="6717CBB6"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Planner agent prompt</w:t>
      </w:r>
      <w:r>
        <w:rPr>
          <w:noProof/>
        </w:rPr>
        <w:tab/>
      </w:r>
      <w:r>
        <w:rPr>
          <w:noProof/>
        </w:rPr>
        <w:fldChar w:fldCharType="begin"/>
      </w:r>
      <w:r>
        <w:rPr>
          <w:noProof/>
        </w:rPr>
        <w:instrText xml:space="preserve"> PAGEREF _Toc243419011 \h </w:instrText>
      </w:r>
      <w:r>
        <w:rPr>
          <w:noProof/>
        </w:rPr>
      </w:r>
      <w:r>
        <w:rPr>
          <w:noProof/>
        </w:rPr>
        <w:fldChar w:fldCharType="separate"/>
      </w:r>
      <w:r>
        <w:rPr>
          <w:noProof/>
        </w:rPr>
        <w:t>63</w:t>
      </w:r>
      <w:r>
        <w:rPr>
          <w:noProof/>
        </w:rPr>
        <w:fldChar w:fldCharType="end"/>
      </w:r>
    </w:p>
    <w:p w14:paraId="1C573E77" w14:textId="6A7B0EA8"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Checker agent prompt</w:t>
      </w:r>
      <w:r>
        <w:rPr>
          <w:noProof/>
        </w:rPr>
        <w:tab/>
      </w:r>
      <w:r>
        <w:rPr>
          <w:noProof/>
        </w:rPr>
        <w:fldChar w:fldCharType="begin"/>
      </w:r>
      <w:r>
        <w:rPr>
          <w:noProof/>
        </w:rPr>
        <w:instrText xml:space="preserve"> PAGEREF _Toc243419012 \h </w:instrText>
      </w:r>
      <w:r>
        <w:rPr>
          <w:noProof/>
        </w:rPr>
      </w:r>
      <w:r>
        <w:rPr>
          <w:noProof/>
        </w:rPr>
        <w:fldChar w:fldCharType="separate"/>
      </w:r>
      <w:r>
        <w:rPr>
          <w:noProof/>
        </w:rPr>
        <w:t>64</w:t>
      </w:r>
      <w:r>
        <w:rPr>
          <w:noProof/>
        </w:rPr>
        <w:fldChar w:fldCharType="end"/>
      </w:r>
    </w:p>
    <w:p w14:paraId="5A0417FF" w14:textId="078512C2" w:rsidR="00110C14" w:rsidRDefault="00110C14">
      <w:pPr>
        <w:pStyle w:val="TOC2"/>
        <w:tabs>
          <w:tab w:val="right" w:leader="dot" w:pos="8211"/>
        </w:tabs>
        <w:rPr>
          <w:rFonts w:asciiTheme="minorHAnsi" w:eastAsiaTheme="minorEastAsia" w:hAnsiTheme="minorHAnsi" w:cstheme="minorBidi"/>
          <w:noProof/>
          <w:color w:val="auto"/>
          <w:lang w:eastAsia="en-MY"/>
        </w:rPr>
      </w:pPr>
      <w:r>
        <w:rPr>
          <w:noProof/>
        </w:rPr>
        <w:t>Coach prompt</w:t>
      </w:r>
      <w:r>
        <w:rPr>
          <w:noProof/>
        </w:rPr>
        <w:tab/>
      </w:r>
      <w:r>
        <w:rPr>
          <w:noProof/>
        </w:rPr>
        <w:fldChar w:fldCharType="begin"/>
      </w:r>
      <w:r>
        <w:rPr>
          <w:noProof/>
        </w:rPr>
        <w:instrText xml:space="preserve"> PAGEREF _Toc243419013 \h </w:instrText>
      </w:r>
      <w:r>
        <w:rPr>
          <w:noProof/>
        </w:rPr>
      </w:r>
      <w:r>
        <w:rPr>
          <w:noProof/>
        </w:rPr>
        <w:fldChar w:fldCharType="separate"/>
      </w:r>
      <w:r>
        <w:rPr>
          <w:noProof/>
        </w:rPr>
        <w:t>65</w:t>
      </w:r>
      <w:r>
        <w:rPr>
          <w:noProof/>
        </w:rPr>
        <w:fldChar w:fldCharType="end"/>
      </w:r>
    </w:p>
    <w:p w14:paraId="1CD270A0" w14:textId="6A197763" w:rsidR="00C979B5" w:rsidRDefault="00C979B5" w:rsidP="00C979B5">
      <w:r>
        <w:fldChar w:fldCharType="end"/>
      </w:r>
    </w:p>
    <w:p w14:paraId="50375E33" w14:textId="77777777" w:rsidR="00C979B5" w:rsidRDefault="00C979B5" w:rsidP="00C979B5">
      <w:pPr>
        <w:pStyle w:val="Heading1"/>
      </w:pPr>
      <w:bookmarkStart w:id="4" w:name="_Toc243418967"/>
      <w:r>
        <w:lastRenderedPageBreak/>
        <w:t>LIST OF FIGURES</w:t>
      </w:r>
      <w:bookmarkEnd w:id="4"/>
    </w:p>
    <w:p w14:paraId="22B55A21" w14:textId="0741D28B" w:rsidR="00110C14" w:rsidRDefault="00C979B5">
      <w:pPr>
        <w:pStyle w:val="TableofFigures"/>
        <w:tabs>
          <w:tab w:val="right" w:leader="dot" w:pos="8211"/>
        </w:tabs>
        <w:rPr>
          <w:rFonts w:asciiTheme="minorHAnsi" w:eastAsiaTheme="minorEastAsia" w:hAnsiTheme="minorHAnsi" w:cstheme="minorBidi"/>
          <w:noProof/>
          <w:color w:val="auto"/>
          <w:lang w:eastAsia="en-MY"/>
        </w:rPr>
      </w:pPr>
      <w:r>
        <w:fldChar w:fldCharType="begin"/>
      </w:r>
      <w:r>
        <w:instrText xml:space="preserve"> TOC \c "Figure" </w:instrText>
      </w:r>
      <w:r>
        <w:fldChar w:fldCharType="separate"/>
      </w:r>
      <w:r w:rsidR="00110C14">
        <w:rPr>
          <w:noProof/>
        </w:rPr>
        <w:t>Figure 1: The Official Microsoft Research Project Page. Source: Microsoft Research (n.d.)</w:t>
      </w:r>
      <w:r w:rsidR="00110C14">
        <w:rPr>
          <w:noProof/>
        </w:rPr>
        <w:tab/>
      </w:r>
      <w:r w:rsidR="00110C14">
        <w:rPr>
          <w:noProof/>
        </w:rPr>
        <w:fldChar w:fldCharType="begin"/>
      </w:r>
      <w:r w:rsidR="00110C14">
        <w:rPr>
          <w:noProof/>
        </w:rPr>
        <w:instrText xml:space="preserve"> PAGEREF _Toc243419014 \h </w:instrText>
      </w:r>
      <w:r w:rsidR="00110C14">
        <w:rPr>
          <w:noProof/>
        </w:rPr>
      </w:r>
      <w:r w:rsidR="00110C14">
        <w:rPr>
          <w:noProof/>
        </w:rPr>
        <w:fldChar w:fldCharType="separate"/>
      </w:r>
      <w:r w:rsidR="00110C14">
        <w:rPr>
          <w:noProof/>
        </w:rPr>
        <w:t>8</w:t>
      </w:r>
      <w:r w:rsidR="00110C14">
        <w:rPr>
          <w:noProof/>
        </w:rPr>
        <w:fldChar w:fldCharType="end"/>
      </w:r>
    </w:p>
    <w:p w14:paraId="224F6554" w14:textId="685BB80D"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2:  The LLM Lifecycle Pipeline (Pre-training to Prompting). Source: Ghali et al. (2024)</w:t>
      </w:r>
      <w:r>
        <w:rPr>
          <w:noProof/>
        </w:rPr>
        <w:tab/>
      </w:r>
      <w:r>
        <w:rPr>
          <w:noProof/>
        </w:rPr>
        <w:fldChar w:fldCharType="begin"/>
      </w:r>
      <w:r>
        <w:rPr>
          <w:noProof/>
        </w:rPr>
        <w:instrText xml:space="preserve"> PAGEREF _Toc243419015 \h </w:instrText>
      </w:r>
      <w:r>
        <w:rPr>
          <w:noProof/>
        </w:rPr>
      </w:r>
      <w:r>
        <w:rPr>
          <w:noProof/>
        </w:rPr>
        <w:fldChar w:fldCharType="separate"/>
      </w:r>
      <w:r>
        <w:rPr>
          <w:noProof/>
        </w:rPr>
        <w:t>9</w:t>
      </w:r>
      <w:r>
        <w:rPr>
          <w:noProof/>
        </w:rPr>
        <w:fldChar w:fldCharType="end"/>
      </w:r>
    </w:p>
    <w:p w14:paraId="5AEF09FA" w14:textId="12F3567B"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3: Parameter-Efficient Fine-Tuning (PEFT). Source: Ho (2025a)</w:t>
      </w:r>
      <w:r>
        <w:rPr>
          <w:noProof/>
        </w:rPr>
        <w:tab/>
      </w:r>
      <w:r>
        <w:rPr>
          <w:noProof/>
        </w:rPr>
        <w:fldChar w:fldCharType="begin"/>
      </w:r>
      <w:r>
        <w:rPr>
          <w:noProof/>
        </w:rPr>
        <w:instrText xml:space="preserve"> PAGEREF _Toc243419016 \h </w:instrText>
      </w:r>
      <w:r>
        <w:rPr>
          <w:noProof/>
        </w:rPr>
      </w:r>
      <w:r>
        <w:rPr>
          <w:noProof/>
        </w:rPr>
        <w:fldChar w:fldCharType="separate"/>
      </w:r>
      <w:r>
        <w:rPr>
          <w:noProof/>
        </w:rPr>
        <w:t>10</w:t>
      </w:r>
      <w:r>
        <w:rPr>
          <w:noProof/>
        </w:rPr>
        <w:fldChar w:fldCharType="end"/>
      </w:r>
    </w:p>
    <w:p w14:paraId="1F5E9A15" w14:textId="446E286A"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4: Various approaches to problem solving with LLMs. Source: Ho (2025b)</w:t>
      </w:r>
      <w:r>
        <w:rPr>
          <w:noProof/>
        </w:rPr>
        <w:tab/>
      </w:r>
      <w:r>
        <w:rPr>
          <w:noProof/>
        </w:rPr>
        <w:fldChar w:fldCharType="begin"/>
      </w:r>
      <w:r>
        <w:rPr>
          <w:noProof/>
        </w:rPr>
        <w:instrText xml:space="preserve"> PAGEREF _Toc243419017 \h </w:instrText>
      </w:r>
      <w:r>
        <w:rPr>
          <w:noProof/>
        </w:rPr>
      </w:r>
      <w:r>
        <w:rPr>
          <w:noProof/>
        </w:rPr>
        <w:fldChar w:fldCharType="separate"/>
      </w:r>
      <w:r>
        <w:rPr>
          <w:noProof/>
        </w:rPr>
        <w:t>11</w:t>
      </w:r>
      <w:r>
        <w:rPr>
          <w:noProof/>
        </w:rPr>
        <w:fldChar w:fldCharType="end"/>
      </w:r>
    </w:p>
    <w:p w14:paraId="0B49DE71" w14:textId="1D63E86C"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5: CoT Prompting decomposes complex tasks. Source: Ho (2025b)</w:t>
      </w:r>
      <w:r>
        <w:rPr>
          <w:noProof/>
        </w:rPr>
        <w:tab/>
      </w:r>
      <w:r>
        <w:rPr>
          <w:noProof/>
        </w:rPr>
        <w:fldChar w:fldCharType="begin"/>
      </w:r>
      <w:r>
        <w:rPr>
          <w:noProof/>
        </w:rPr>
        <w:instrText xml:space="preserve"> PAGEREF _Toc243419018 \h </w:instrText>
      </w:r>
      <w:r>
        <w:rPr>
          <w:noProof/>
        </w:rPr>
      </w:r>
      <w:r>
        <w:rPr>
          <w:noProof/>
        </w:rPr>
        <w:fldChar w:fldCharType="separate"/>
      </w:r>
      <w:r>
        <w:rPr>
          <w:noProof/>
        </w:rPr>
        <w:t>11</w:t>
      </w:r>
      <w:r>
        <w:rPr>
          <w:noProof/>
        </w:rPr>
        <w:fldChar w:fldCharType="end"/>
      </w:r>
    </w:p>
    <w:p w14:paraId="2BE73B1E" w14:textId="2DA605E0"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6: CoT prompting imbues reasoning. Source: Wei et al. (2022), as presented in Ho (2025b)</w:t>
      </w:r>
      <w:r>
        <w:rPr>
          <w:noProof/>
        </w:rPr>
        <w:tab/>
      </w:r>
      <w:r>
        <w:rPr>
          <w:noProof/>
        </w:rPr>
        <w:fldChar w:fldCharType="begin"/>
      </w:r>
      <w:r>
        <w:rPr>
          <w:noProof/>
        </w:rPr>
        <w:instrText xml:space="preserve"> PAGEREF _Toc243419019 \h </w:instrText>
      </w:r>
      <w:r>
        <w:rPr>
          <w:noProof/>
        </w:rPr>
      </w:r>
      <w:r>
        <w:rPr>
          <w:noProof/>
        </w:rPr>
        <w:fldChar w:fldCharType="separate"/>
      </w:r>
      <w:r>
        <w:rPr>
          <w:noProof/>
        </w:rPr>
        <w:t>12</w:t>
      </w:r>
      <w:r>
        <w:rPr>
          <w:noProof/>
        </w:rPr>
        <w:fldChar w:fldCharType="end"/>
      </w:r>
    </w:p>
    <w:p w14:paraId="60D3ABDD" w14:textId="7FAE8061"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7: ReAct (Reasoning + Acting) Prompting. Source: GeeksforGeeks (2026)</w:t>
      </w:r>
      <w:r>
        <w:rPr>
          <w:noProof/>
        </w:rPr>
        <w:tab/>
      </w:r>
      <w:r>
        <w:rPr>
          <w:noProof/>
        </w:rPr>
        <w:fldChar w:fldCharType="begin"/>
      </w:r>
      <w:r>
        <w:rPr>
          <w:noProof/>
        </w:rPr>
        <w:instrText xml:space="preserve"> PAGEREF _Toc243419020 \h </w:instrText>
      </w:r>
      <w:r>
        <w:rPr>
          <w:noProof/>
        </w:rPr>
      </w:r>
      <w:r>
        <w:rPr>
          <w:noProof/>
        </w:rPr>
        <w:fldChar w:fldCharType="separate"/>
      </w:r>
      <w:r>
        <w:rPr>
          <w:noProof/>
        </w:rPr>
        <w:t>12</w:t>
      </w:r>
      <w:r>
        <w:rPr>
          <w:noProof/>
        </w:rPr>
        <w:fldChar w:fldCharType="end"/>
      </w:r>
    </w:p>
    <w:p w14:paraId="33751F71" w14:textId="1C11672B"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8: Comparison of 4 prompting methods part 1. Source: Yao et al. (2023b), as presented in Ho (2025b)</w:t>
      </w:r>
      <w:r>
        <w:rPr>
          <w:noProof/>
        </w:rPr>
        <w:tab/>
      </w:r>
      <w:r>
        <w:rPr>
          <w:noProof/>
        </w:rPr>
        <w:fldChar w:fldCharType="begin"/>
      </w:r>
      <w:r>
        <w:rPr>
          <w:noProof/>
        </w:rPr>
        <w:instrText xml:space="preserve"> PAGEREF _Toc243419021 \h </w:instrText>
      </w:r>
      <w:r>
        <w:rPr>
          <w:noProof/>
        </w:rPr>
      </w:r>
      <w:r>
        <w:rPr>
          <w:noProof/>
        </w:rPr>
        <w:fldChar w:fldCharType="separate"/>
      </w:r>
      <w:r>
        <w:rPr>
          <w:noProof/>
        </w:rPr>
        <w:t>13</w:t>
      </w:r>
      <w:r>
        <w:rPr>
          <w:noProof/>
        </w:rPr>
        <w:fldChar w:fldCharType="end"/>
      </w:r>
    </w:p>
    <w:p w14:paraId="2F4409F1" w14:textId="038E4863"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9: Comparison of 4 prompting methods part 2. Source: Yao et al. (2023b), as presented in Ho (2025b)</w:t>
      </w:r>
      <w:r>
        <w:rPr>
          <w:noProof/>
        </w:rPr>
        <w:tab/>
      </w:r>
      <w:r>
        <w:rPr>
          <w:noProof/>
        </w:rPr>
        <w:fldChar w:fldCharType="begin"/>
      </w:r>
      <w:r>
        <w:rPr>
          <w:noProof/>
        </w:rPr>
        <w:instrText xml:space="preserve"> PAGEREF _Toc243419022 \h </w:instrText>
      </w:r>
      <w:r>
        <w:rPr>
          <w:noProof/>
        </w:rPr>
      </w:r>
      <w:r>
        <w:rPr>
          <w:noProof/>
        </w:rPr>
        <w:fldChar w:fldCharType="separate"/>
      </w:r>
      <w:r>
        <w:rPr>
          <w:noProof/>
        </w:rPr>
        <w:t>14</w:t>
      </w:r>
      <w:r>
        <w:rPr>
          <w:noProof/>
        </w:rPr>
        <w:fldChar w:fldCharType="end"/>
      </w:r>
    </w:p>
    <w:p w14:paraId="603E3EDC" w14:textId="1A331821"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10: RAG graph workflow. Source: Ho (2025b)</w:t>
      </w:r>
      <w:r>
        <w:rPr>
          <w:noProof/>
        </w:rPr>
        <w:tab/>
      </w:r>
      <w:r>
        <w:rPr>
          <w:noProof/>
        </w:rPr>
        <w:fldChar w:fldCharType="begin"/>
      </w:r>
      <w:r>
        <w:rPr>
          <w:noProof/>
        </w:rPr>
        <w:instrText xml:space="preserve"> PAGEREF _Toc243419023 \h </w:instrText>
      </w:r>
      <w:r>
        <w:rPr>
          <w:noProof/>
        </w:rPr>
      </w:r>
      <w:r>
        <w:rPr>
          <w:noProof/>
        </w:rPr>
        <w:fldChar w:fldCharType="separate"/>
      </w:r>
      <w:r>
        <w:rPr>
          <w:noProof/>
        </w:rPr>
        <w:t>15</w:t>
      </w:r>
      <w:r>
        <w:rPr>
          <w:noProof/>
        </w:rPr>
        <w:fldChar w:fldCharType="end"/>
      </w:r>
    </w:p>
    <w:p w14:paraId="4EFE75BB" w14:textId="42234CAB"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11: Improved RAG patterns. Source: Gao et al. (2023), as presented in Ho (2025b)</w:t>
      </w:r>
      <w:r>
        <w:rPr>
          <w:noProof/>
        </w:rPr>
        <w:tab/>
      </w:r>
      <w:r>
        <w:rPr>
          <w:noProof/>
        </w:rPr>
        <w:fldChar w:fldCharType="begin"/>
      </w:r>
      <w:r>
        <w:rPr>
          <w:noProof/>
        </w:rPr>
        <w:instrText xml:space="preserve"> PAGEREF _Toc243419024 \h </w:instrText>
      </w:r>
      <w:r>
        <w:rPr>
          <w:noProof/>
        </w:rPr>
      </w:r>
      <w:r>
        <w:rPr>
          <w:noProof/>
        </w:rPr>
        <w:fldChar w:fldCharType="separate"/>
      </w:r>
      <w:r>
        <w:rPr>
          <w:noProof/>
        </w:rPr>
        <w:t>16</w:t>
      </w:r>
      <w:r>
        <w:rPr>
          <w:noProof/>
        </w:rPr>
        <w:fldChar w:fldCharType="end"/>
      </w:r>
    </w:p>
    <w:p w14:paraId="12F771C9" w14:textId="60B1DBFE"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12: MCP, MetaGPT &amp; AgileCoder examples. Sources: Ho (2025b), Hong et al. (2024) and Nguyen et al. (2024)</w:t>
      </w:r>
      <w:r>
        <w:rPr>
          <w:noProof/>
        </w:rPr>
        <w:tab/>
      </w:r>
      <w:r>
        <w:rPr>
          <w:noProof/>
        </w:rPr>
        <w:fldChar w:fldCharType="begin"/>
      </w:r>
      <w:r>
        <w:rPr>
          <w:noProof/>
        </w:rPr>
        <w:instrText xml:space="preserve"> PAGEREF _Toc243419025 \h </w:instrText>
      </w:r>
      <w:r>
        <w:rPr>
          <w:noProof/>
        </w:rPr>
      </w:r>
      <w:r>
        <w:rPr>
          <w:noProof/>
        </w:rPr>
        <w:fldChar w:fldCharType="separate"/>
      </w:r>
      <w:r>
        <w:rPr>
          <w:noProof/>
        </w:rPr>
        <w:t>17</w:t>
      </w:r>
      <w:r>
        <w:rPr>
          <w:noProof/>
        </w:rPr>
        <w:fldChar w:fldCharType="end"/>
      </w:r>
    </w:p>
    <w:p w14:paraId="39D4E03F" w14:textId="2C9168D6"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13: The Six Categories of Socratic Questioning, based on Paul and Elder (2006). Image: Bowman (2017)</w:t>
      </w:r>
      <w:r>
        <w:rPr>
          <w:noProof/>
        </w:rPr>
        <w:tab/>
      </w:r>
      <w:r>
        <w:rPr>
          <w:noProof/>
        </w:rPr>
        <w:fldChar w:fldCharType="begin"/>
      </w:r>
      <w:r>
        <w:rPr>
          <w:noProof/>
        </w:rPr>
        <w:instrText xml:space="preserve"> PAGEREF _Toc243419026 \h </w:instrText>
      </w:r>
      <w:r>
        <w:rPr>
          <w:noProof/>
        </w:rPr>
      </w:r>
      <w:r>
        <w:rPr>
          <w:noProof/>
        </w:rPr>
        <w:fldChar w:fldCharType="separate"/>
      </w:r>
      <w:r>
        <w:rPr>
          <w:noProof/>
        </w:rPr>
        <w:t>20</w:t>
      </w:r>
      <w:r>
        <w:rPr>
          <w:noProof/>
        </w:rPr>
        <w:fldChar w:fldCharType="end"/>
      </w:r>
    </w:p>
    <w:p w14:paraId="36AB9B84" w14:textId="11DC7440"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14: The Nine Intellectual Standards, based on Paul and Elder (2019). Image: Elder and Paul (2008)</w:t>
      </w:r>
      <w:r>
        <w:rPr>
          <w:noProof/>
        </w:rPr>
        <w:tab/>
      </w:r>
      <w:r>
        <w:rPr>
          <w:noProof/>
        </w:rPr>
        <w:fldChar w:fldCharType="begin"/>
      </w:r>
      <w:r>
        <w:rPr>
          <w:noProof/>
        </w:rPr>
        <w:instrText xml:space="preserve"> PAGEREF _Toc243419027 \h </w:instrText>
      </w:r>
      <w:r>
        <w:rPr>
          <w:noProof/>
        </w:rPr>
      </w:r>
      <w:r>
        <w:rPr>
          <w:noProof/>
        </w:rPr>
        <w:fldChar w:fldCharType="separate"/>
      </w:r>
      <w:r>
        <w:rPr>
          <w:noProof/>
        </w:rPr>
        <w:t>20</w:t>
      </w:r>
      <w:r>
        <w:rPr>
          <w:noProof/>
        </w:rPr>
        <w:fldChar w:fldCharType="end"/>
      </w:r>
    </w:p>
    <w:p w14:paraId="7079ED7E" w14:textId="138B97AB"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15: The working framework. Built parts are in teal and planned parts are in amber</w:t>
      </w:r>
      <w:r>
        <w:rPr>
          <w:noProof/>
        </w:rPr>
        <w:tab/>
      </w:r>
      <w:r>
        <w:rPr>
          <w:noProof/>
        </w:rPr>
        <w:fldChar w:fldCharType="begin"/>
      </w:r>
      <w:r>
        <w:rPr>
          <w:noProof/>
        </w:rPr>
        <w:instrText xml:space="preserve"> PAGEREF _Toc243419028 \h </w:instrText>
      </w:r>
      <w:r>
        <w:rPr>
          <w:noProof/>
        </w:rPr>
      </w:r>
      <w:r>
        <w:rPr>
          <w:noProof/>
        </w:rPr>
        <w:fldChar w:fldCharType="separate"/>
      </w:r>
      <w:r>
        <w:rPr>
          <w:noProof/>
        </w:rPr>
        <w:t>22</w:t>
      </w:r>
      <w:r>
        <w:rPr>
          <w:noProof/>
        </w:rPr>
        <w:fldChar w:fldCharType="end"/>
      </w:r>
    </w:p>
    <w:p w14:paraId="1098F31D" w14:textId="3C16EB7B"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16: The Socratic Tutor using Gemini Gem. Screenshot of the Gem shown in AI Theory Guy (n.d.)</w:t>
      </w:r>
      <w:r>
        <w:rPr>
          <w:noProof/>
        </w:rPr>
        <w:tab/>
      </w:r>
      <w:r>
        <w:rPr>
          <w:noProof/>
        </w:rPr>
        <w:fldChar w:fldCharType="begin"/>
      </w:r>
      <w:r>
        <w:rPr>
          <w:noProof/>
        </w:rPr>
        <w:instrText xml:space="preserve"> PAGEREF _Toc243419029 \h </w:instrText>
      </w:r>
      <w:r>
        <w:rPr>
          <w:noProof/>
        </w:rPr>
      </w:r>
      <w:r>
        <w:rPr>
          <w:noProof/>
        </w:rPr>
        <w:fldChar w:fldCharType="separate"/>
      </w:r>
      <w:r>
        <w:rPr>
          <w:noProof/>
        </w:rPr>
        <w:t>24</w:t>
      </w:r>
      <w:r>
        <w:rPr>
          <w:noProof/>
        </w:rPr>
        <w:fldChar w:fldCharType="end"/>
      </w:r>
    </w:p>
    <w:p w14:paraId="56B34838" w14:textId="0A5ABDF5"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17: The flow of one turn through the agents and the rules, with the information passed at each step</w:t>
      </w:r>
      <w:r>
        <w:rPr>
          <w:noProof/>
        </w:rPr>
        <w:tab/>
      </w:r>
      <w:r>
        <w:rPr>
          <w:noProof/>
        </w:rPr>
        <w:fldChar w:fldCharType="begin"/>
      </w:r>
      <w:r>
        <w:rPr>
          <w:noProof/>
        </w:rPr>
        <w:instrText xml:space="preserve"> PAGEREF _Toc243419030 \h </w:instrText>
      </w:r>
      <w:r>
        <w:rPr>
          <w:noProof/>
        </w:rPr>
      </w:r>
      <w:r>
        <w:rPr>
          <w:noProof/>
        </w:rPr>
        <w:fldChar w:fldCharType="separate"/>
      </w:r>
      <w:r>
        <w:rPr>
          <w:noProof/>
        </w:rPr>
        <w:t>30</w:t>
      </w:r>
      <w:r>
        <w:rPr>
          <w:noProof/>
        </w:rPr>
        <w:fldChar w:fldCharType="end"/>
      </w:r>
    </w:p>
    <w:p w14:paraId="36E67E63" w14:textId="72DE2FA1"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18: Project timeline and milestones for FYP 1 and FYP 2</w:t>
      </w:r>
      <w:r>
        <w:rPr>
          <w:noProof/>
        </w:rPr>
        <w:tab/>
      </w:r>
      <w:r>
        <w:rPr>
          <w:noProof/>
        </w:rPr>
        <w:fldChar w:fldCharType="begin"/>
      </w:r>
      <w:r>
        <w:rPr>
          <w:noProof/>
        </w:rPr>
        <w:instrText xml:space="preserve"> PAGEREF _Toc243419031 \h </w:instrText>
      </w:r>
      <w:r>
        <w:rPr>
          <w:noProof/>
        </w:rPr>
      </w:r>
      <w:r>
        <w:rPr>
          <w:noProof/>
        </w:rPr>
        <w:fldChar w:fldCharType="separate"/>
      </w:r>
      <w:r>
        <w:rPr>
          <w:noProof/>
        </w:rPr>
        <w:t>38</w:t>
      </w:r>
      <w:r>
        <w:rPr>
          <w:noProof/>
        </w:rPr>
        <w:fldChar w:fldCharType="end"/>
      </w:r>
    </w:p>
    <w:p w14:paraId="438B60F9" w14:textId="43C0A81A"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Figure 19: Online Socratic AI testing &amp; results</w:t>
      </w:r>
      <w:r>
        <w:rPr>
          <w:noProof/>
        </w:rPr>
        <w:tab/>
      </w:r>
      <w:r>
        <w:rPr>
          <w:noProof/>
        </w:rPr>
        <w:fldChar w:fldCharType="begin"/>
      </w:r>
      <w:r>
        <w:rPr>
          <w:noProof/>
        </w:rPr>
        <w:instrText xml:space="preserve"> PAGEREF _Toc243419032 \h </w:instrText>
      </w:r>
      <w:r>
        <w:rPr>
          <w:noProof/>
        </w:rPr>
      </w:r>
      <w:r>
        <w:rPr>
          <w:noProof/>
        </w:rPr>
        <w:fldChar w:fldCharType="separate"/>
      </w:r>
      <w:r>
        <w:rPr>
          <w:noProof/>
        </w:rPr>
        <w:t>42</w:t>
      </w:r>
      <w:r>
        <w:rPr>
          <w:noProof/>
        </w:rPr>
        <w:fldChar w:fldCharType="end"/>
      </w:r>
    </w:p>
    <w:p w14:paraId="55141576" w14:textId="310A01C1"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lastRenderedPageBreak/>
        <w:t>Figure 20: My project v1 testing &amp; results</w:t>
      </w:r>
      <w:r>
        <w:rPr>
          <w:noProof/>
        </w:rPr>
        <w:tab/>
      </w:r>
      <w:r>
        <w:rPr>
          <w:noProof/>
        </w:rPr>
        <w:fldChar w:fldCharType="begin"/>
      </w:r>
      <w:r>
        <w:rPr>
          <w:noProof/>
        </w:rPr>
        <w:instrText xml:space="preserve"> PAGEREF _Toc243419033 \h </w:instrText>
      </w:r>
      <w:r>
        <w:rPr>
          <w:noProof/>
        </w:rPr>
      </w:r>
      <w:r>
        <w:rPr>
          <w:noProof/>
        </w:rPr>
        <w:fldChar w:fldCharType="separate"/>
      </w:r>
      <w:r>
        <w:rPr>
          <w:noProof/>
        </w:rPr>
        <w:t>45</w:t>
      </w:r>
      <w:r>
        <w:rPr>
          <w:noProof/>
        </w:rPr>
        <w:fldChar w:fldCharType="end"/>
      </w:r>
    </w:p>
    <w:p w14:paraId="06E32B3C" w14:textId="7E882402" w:rsidR="00C979B5" w:rsidRDefault="00C979B5" w:rsidP="00C979B5">
      <w:r>
        <w:fldChar w:fldCharType="end"/>
      </w:r>
    </w:p>
    <w:p w14:paraId="53FE4CFA" w14:textId="77777777" w:rsidR="00C979B5" w:rsidRDefault="00C979B5" w:rsidP="00C979B5">
      <w:pPr>
        <w:pStyle w:val="Heading1"/>
      </w:pPr>
      <w:bookmarkStart w:id="5" w:name="_Toc243418968"/>
      <w:r>
        <w:lastRenderedPageBreak/>
        <w:t>LIST OF TABLES</w:t>
      </w:r>
      <w:bookmarkEnd w:id="5"/>
    </w:p>
    <w:p w14:paraId="4BE80C79" w14:textId="3FE36383" w:rsidR="00110C14" w:rsidRDefault="00C979B5">
      <w:pPr>
        <w:pStyle w:val="TableofFigures"/>
        <w:tabs>
          <w:tab w:val="right" w:leader="dot" w:pos="8211"/>
        </w:tabs>
        <w:rPr>
          <w:rFonts w:asciiTheme="minorHAnsi" w:eastAsiaTheme="minorEastAsia" w:hAnsiTheme="minorHAnsi" w:cstheme="minorBidi"/>
          <w:noProof/>
          <w:color w:val="auto"/>
          <w:lang w:eastAsia="en-MY"/>
        </w:rPr>
      </w:pPr>
      <w:r>
        <w:fldChar w:fldCharType="begin"/>
      </w:r>
      <w:r>
        <w:instrText xml:space="preserve"> TOC \c "Table" </w:instrText>
      </w:r>
      <w:r>
        <w:fldChar w:fldCharType="separate"/>
      </w:r>
      <w:r w:rsidR="00110C14">
        <w:rPr>
          <w:noProof/>
        </w:rPr>
        <w:t>Table 1: The Two Pillars of Structured Socratic Dialogue</w:t>
      </w:r>
      <w:r w:rsidR="00110C14">
        <w:rPr>
          <w:noProof/>
        </w:rPr>
        <w:tab/>
      </w:r>
      <w:r w:rsidR="00110C14">
        <w:rPr>
          <w:noProof/>
        </w:rPr>
        <w:fldChar w:fldCharType="begin"/>
      </w:r>
      <w:r w:rsidR="00110C14">
        <w:rPr>
          <w:noProof/>
        </w:rPr>
        <w:instrText xml:space="preserve"> PAGEREF _Toc243419034 \h </w:instrText>
      </w:r>
      <w:r w:rsidR="00110C14">
        <w:rPr>
          <w:noProof/>
        </w:rPr>
      </w:r>
      <w:r w:rsidR="00110C14">
        <w:rPr>
          <w:noProof/>
        </w:rPr>
        <w:fldChar w:fldCharType="separate"/>
      </w:r>
      <w:r w:rsidR="00110C14">
        <w:rPr>
          <w:noProof/>
        </w:rPr>
        <w:t>19</w:t>
      </w:r>
      <w:r w:rsidR="00110C14">
        <w:rPr>
          <w:noProof/>
        </w:rPr>
        <w:fldChar w:fldCharType="end"/>
      </w:r>
    </w:p>
    <w:p w14:paraId="2033528E" w14:textId="2BC67A6C"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Table 2: Comparison of existing Socratic AI tutoring approaches</w:t>
      </w:r>
      <w:r>
        <w:rPr>
          <w:noProof/>
        </w:rPr>
        <w:tab/>
      </w:r>
      <w:r>
        <w:rPr>
          <w:noProof/>
        </w:rPr>
        <w:fldChar w:fldCharType="begin"/>
      </w:r>
      <w:r>
        <w:rPr>
          <w:noProof/>
        </w:rPr>
        <w:instrText xml:space="preserve"> PAGEREF _Toc243419035 \h </w:instrText>
      </w:r>
      <w:r>
        <w:rPr>
          <w:noProof/>
        </w:rPr>
      </w:r>
      <w:r>
        <w:rPr>
          <w:noProof/>
        </w:rPr>
        <w:fldChar w:fldCharType="separate"/>
      </w:r>
      <w:r>
        <w:rPr>
          <w:noProof/>
        </w:rPr>
        <w:t>25</w:t>
      </w:r>
      <w:r>
        <w:rPr>
          <w:noProof/>
        </w:rPr>
        <w:fldChar w:fldCharType="end"/>
      </w:r>
    </w:p>
    <w:p w14:paraId="6BF2C7D5" w14:textId="30302135" w:rsidR="00110C14" w:rsidRDefault="00110C14">
      <w:pPr>
        <w:pStyle w:val="TableofFigures"/>
        <w:tabs>
          <w:tab w:val="right" w:leader="dot" w:pos="8211"/>
        </w:tabs>
        <w:rPr>
          <w:rFonts w:asciiTheme="minorHAnsi" w:eastAsiaTheme="minorEastAsia" w:hAnsiTheme="minorHAnsi" w:cstheme="minorBidi"/>
          <w:noProof/>
          <w:color w:val="auto"/>
          <w:lang w:eastAsia="en-MY"/>
        </w:rPr>
      </w:pPr>
      <w:r>
        <w:rPr>
          <w:noProof/>
        </w:rPr>
        <w:t>Table 3: Design Requirements</w:t>
      </w:r>
      <w:r>
        <w:rPr>
          <w:noProof/>
        </w:rPr>
        <w:tab/>
      </w:r>
      <w:r>
        <w:rPr>
          <w:noProof/>
        </w:rPr>
        <w:fldChar w:fldCharType="begin"/>
      </w:r>
      <w:r>
        <w:rPr>
          <w:noProof/>
        </w:rPr>
        <w:instrText xml:space="preserve"> PAGEREF _Toc243419036 \h </w:instrText>
      </w:r>
      <w:r>
        <w:rPr>
          <w:noProof/>
        </w:rPr>
      </w:r>
      <w:r>
        <w:rPr>
          <w:noProof/>
        </w:rPr>
        <w:fldChar w:fldCharType="separate"/>
      </w:r>
      <w:r>
        <w:rPr>
          <w:noProof/>
        </w:rPr>
        <w:t>28</w:t>
      </w:r>
      <w:r>
        <w:rPr>
          <w:noProof/>
        </w:rPr>
        <w:fldChar w:fldCharType="end"/>
      </w:r>
    </w:p>
    <w:p w14:paraId="1D5AFD9D" w14:textId="5BE923B3" w:rsidR="00C979B5" w:rsidRDefault="00C979B5" w:rsidP="00C979B5">
      <w:r>
        <w:fldChar w:fldCharType="end"/>
      </w:r>
    </w:p>
    <w:p w14:paraId="46C02DED" w14:textId="77777777" w:rsidR="00C979B5" w:rsidRDefault="00C979B5" w:rsidP="00C979B5">
      <w:pPr>
        <w:sectPr w:rsidR="00C979B5" w:rsidSect="00C979B5">
          <w:footerReference w:type="default" r:id="rId11"/>
          <w:pgSz w:w="11906" w:h="16838"/>
          <w:pgMar w:top="1417" w:right="1417" w:bottom="1417" w:left="2268" w:header="709" w:footer="709" w:gutter="0"/>
          <w:pgNumType w:fmt="lowerRoman" w:start="1"/>
          <w:cols w:space="708"/>
          <w:docGrid w:linePitch="360"/>
        </w:sectPr>
      </w:pPr>
    </w:p>
    <w:p w14:paraId="55AEB849" w14:textId="77777777" w:rsidR="000847B9" w:rsidRPr="00C979B5" w:rsidRDefault="00283870" w:rsidP="000847B9">
      <w:pPr>
        <w:pStyle w:val="Heading1"/>
      </w:pPr>
      <w:bookmarkStart w:id="6" w:name="_Toc243418969"/>
      <w:r>
        <w:lastRenderedPageBreak/>
        <w:t>CHAPTER 1: INTRODUCTION</w:t>
      </w:r>
      <w:bookmarkEnd w:id="3"/>
      <w:bookmarkEnd w:id="6"/>
    </w:p>
    <w:p w14:paraId="2AE0A488" w14:textId="77777777" w:rsidR="007D5737" w:rsidRPr="00C979B5" w:rsidRDefault="007D5737" w:rsidP="00C979B5"/>
    <w:p w14:paraId="0714D159" w14:textId="77777777" w:rsidR="00283870" w:rsidRPr="00C979B5" w:rsidRDefault="00283870" w:rsidP="00B86389">
      <w:pPr>
        <w:pStyle w:val="Heading2"/>
      </w:pPr>
      <w:bookmarkStart w:id="7" w:name="_Toc241526928"/>
      <w:bookmarkStart w:id="8" w:name="_Toc243418970"/>
      <w:r>
        <w:t>1.1 Background of Study</w:t>
      </w:r>
      <w:bookmarkEnd w:id="7"/>
      <w:bookmarkEnd w:id="8"/>
    </w:p>
    <w:p w14:paraId="44AFF1F0" w14:textId="77777777" w:rsidR="00496F70" w:rsidRPr="00C979B5" w:rsidRDefault="00496F70" w:rsidP="00C979B5">
      <w:pPr>
        <w:jc w:val="both"/>
      </w:pPr>
      <w:r>
        <w:t>Large Language Models (LLMs) such as Claude, GPT and DeepSeek have become capable of reasoning through complex problems, writing software, and even designing systems on their own. This shift has changed how engineering undergraduates interact with technical knowledge. Instead of studying a concept step by step, a student can now simply ask an LLM to produce a working solution and copy the output directly.</w:t>
      </w:r>
    </w:p>
    <w:p w14:paraId="2CE15D47" w14:textId="77777777" w:rsidR="004844DC" w:rsidRPr="00C979B5" w:rsidRDefault="00496F70" w:rsidP="00C979B5">
      <w:pPr>
        <w:jc w:val="both"/>
      </w:pPr>
      <w:r>
        <w:t>This is the phenomenon sometimes called "vibe coding" (Ho, 2025b), where an AI is prompted to generate and debug software code, and can even create its own tools to complete a task. While this is a major productivity gain, it creates a serious risk in education: the student receives a correct output without developing the underlying reasoning needed to produce it themselves.</w:t>
      </w:r>
    </w:p>
    <w:p w14:paraId="5CC44582" w14:textId="77777777" w:rsidR="00EF2299" w:rsidRPr="00C979B5" w:rsidRDefault="00EF2299" w:rsidP="00C979B5">
      <w:pPr>
        <w:jc w:val="both"/>
      </w:pPr>
      <w:r>
        <w:t>This is already common. A QS report found that 67% of academics and 62% of students use Generative AI at least weekly (Brand, 2026). The same report says that pedagogy, assessment and critical thinking should be part of the design of an AI agent in education, and not added after it is launched (Brand, 2026).</w:t>
      </w:r>
    </w:p>
    <w:p w14:paraId="70AB6876" w14:textId="77777777" w:rsidR="00EF2299" w:rsidRPr="00C979B5" w:rsidRDefault="00EF2299" w:rsidP="00C979B5">
      <w:pPr>
        <w:jc w:val="both"/>
      </w:pPr>
      <w:r>
        <w:t>There is evidence that heavy AI use can reduce critical thinking. H.-P. Lee et al. (2025) surveyed 319 knowledge workers and collected 936 real examples of AI use at work. They found that people who had more confidence in GenAI used less critical thinking, and people who had more confidence in themselves used more. They also found that GenAI moves critical thinking toward checking AI output, fitting it into the work, and supervising the task, instead of doing the reasoning from scratch.</w:t>
      </w:r>
    </w:p>
    <w:p w14:paraId="7AD367B5" w14:textId="77777777" w:rsidR="00CC11F6" w:rsidRPr="00C979B5" w:rsidRDefault="00496F70" w:rsidP="00C979B5">
      <w:pPr>
        <w:jc w:val="both"/>
      </w:pPr>
      <w:r>
        <w:t xml:space="preserve">This is not just a classroom worry as it has been observed directly in professional knowledge work. Sarkar (2025), a researcher on Microsoft Research's Tools for Thought project, describes this pattern as "outsourced reasoning": a knowledge worker </w:t>
      </w:r>
      <w:r>
        <w:lastRenderedPageBreak/>
        <w:t>no longer engages with the material of their own work, instead letting AI summarize, draft, analyze and prototype on their behalf. Sarkar reports four measurable costs of this pattern: a narrower range of ideas produced at a group level, less effort put into critical thinking (worse when the person trusts the AI more than themselves), weaker memory of material the AI processed on their behalf, and reduced metacognition, meaning less reflection on one's own thinking process. In a field like Agentic AI, where the concepts (Retrieval Augmented Generation, agent frameworks, multi agent orchestration) are new and fast moving, this risk is even higher, because students may never build a real mental model of how these systems work, they simply consume AI generated explanations or AI generated code.</w:t>
      </w:r>
    </w:p>
    <w:p w14:paraId="1B3E79E0" w14:textId="77777777" w:rsidR="00283870" w:rsidRPr="00C979B5" w:rsidRDefault="00496F70" w:rsidP="00C979B5">
      <w:pPr>
        <w:jc w:val="both"/>
      </w:pPr>
      <w:r>
        <w:t>At the same time, the same generative AI capability that causes this problem can be turned around and used to solve it. Sarkar's own prototype work shows this is possible: instead of an AI that answers, an AI that offers "provocations", short critiques, counterarguments or alternative framings, that a person must actively respond to, which keeps them engaged with the material rather than passively receiving output. This project applies that same principle to education: an LLM prompted not to give answers, but to ask questions, in the style of Socratic dialogue, so that the learner is guided to construct their own understanding. This project explores that opposite use of agentic AI: using an LLM as a Socratic tutor rather than an answer generator, for beginners learning how quants find predictable patterns in data.</w:t>
      </w:r>
    </w:p>
    <w:p w14:paraId="46D6483D" w14:textId="77777777" w:rsidR="00283870" w:rsidRPr="00C979B5" w:rsidRDefault="00283870" w:rsidP="00C979B5">
      <w:pPr>
        <w:pStyle w:val="Heading2"/>
        <w:pageBreakBefore/>
      </w:pPr>
      <w:bookmarkStart w:id="9" w:name="_Toc241526929"/>
      <w:bookmarkStart w:id="10" w:name="_Toc243418971"/>
      <w:r>
        <w:lastRenderedPageBreak/>
        <w:t>1.2 Problem Statement</w:t>
      </w:r>
      <w:bookmarkEnd w:id="9"/>
      <w:bookmarkEnd w:id="10"/>
    </w:p>
    <w:p w14:paraId="259E190A" w14:textId="77777777" w:rsidR="004844DC" w:rsidRPr="00C979B5" w:rsidRDefault="00E35E18" w:rsidP="00C979B5">
      <w:pPr>
        <w:jc w:val="both"/>
      </w:pPr>
      <w:r>
        <w:t>There is a need to enhance critical thinking skills in the context of technological deployment, with the rise of LLM Generative AI. Since LLM GenAI can now perform many types of advanced analysis and software creation, there is a need for engineering undergraduates to build competency in complex decision making and design thinking, so that they can properly leverage the power of LLMs rather than being replaced by them or dependent on them.</w:t>
      </w:r>
    </w:p>
    <w:p w14:paraId="3D33560C" w14:textId="77777777" w:rsidR="004844DC" w:rsidRPr="00C979B5" w:rsidRDefault="00E35E18" w:rsidP="00C979B5">
      <w:pPr>
        <w:jc w:val="both"/>
      </w:pPr>
      <w:r>
        <w:t>Current AI assisted learning tools mostly work as question answering chatbots. A student asks a question, and the chatbot retrieves and returns an answer. This model does not verify whether the student understood the concept, and it does not adapt its teaching approach to the specific gaps of that learner.</w:t>
      </w:r>
    </w:p>
    <w:p w14:paraId="7578D3C9" w14:textId="77777777" w:rsidR="00DF06D7" w:rsidRDefault="00E35E18" w:rsidP="00C979B5">
      <w:pPr>
        <w:jc w:val="both"/>
      </w:pPr>
      <w:r>
        <w:t>Some existing tools have moved a step closer to a solution. For example, Socratic tutor prompts built as custom AI assistants (such as Google's Gemini Gems) can already refuse to give a direct answer and instead ask a single guiding question at a time. However, in testing one such tool during the early stage of this project, three problems were found.</w:t>
      </w:r>
    </w:p>
    <w:p w14:paraId="3761C686" w14:textId="77777777" w:rsidR="00DF06D7" w:rsidRPr="00C979B5" w:rsidRDefault="00DF06D7" w:rsidP="00C979B5">
      <w:pPr>
        <w:jc w:val="both"/>
      </w:pPr>
    </w:p>
    <w:p w14:paraId="3D09C9F0" w14:textId="77777777" w:rsidR="007F6C55" w:rsidRPr="00C979B5" w:rsidRDefault="007F6C55" w:rsidP="00C979B5">
      <w:pPr>
        <w:numPr>
          <w:ilvl w:val="0"/>
          <w:numId w:val="7"/>
        </w:numPr>
        <w:jc w:val="both"/>
      </w:pPr>
      <w:r>
        <w:rPr>
          <w:b/>
          <w:bCs/>
        </w:rPr>
        <w:t>No structure for the questions.</w:t>
      </w:r>
      <w:r>
        <w:t xml:space="preserve"> The questions do not move the learner step by step through assumptions, evidence, other viewpoints, consequences and finally whether the question itself is the right one.</w:t>
      </w:r>
    </w:p>
    <w:p w14:paraId="3B94CC10" w14:textId="77777777" w:rsidR="007F6C55" w:rsidRPr="00C979B5" w:rsidRDefault="007F6C55" w:rsidP="00C979B5">
      <w:pPr>
        <w:numPr>
          <w:ilvl w:val="0"/>
          <w:numId w:val="7"/>
        </w:numPr>
        <w:jc w:val="both"/>
      </w:pPr>
      <w:r>
        <w:rPr>
          <w:b/>
          <w:bCs/>
        </w:rPr>
        <w:t>No proper assessment.</w:t>
      </w:r>
      <w:r>
        <w:t xml:space="preserve"> The tutor cannot say how well the learner reasoned. It can only count simple things, like how often the learner asks for evidence.</w:t>
      </w:r>
    </w:p>
    <w:p w14:paraId="56654D6A" w14:textId="77777777" w:rsidR="007D5737" w:rsidRDefault="007F6C55" w:rsidP="00C979B5">
      <w:pPr>
        <w:numPr>
          <w:ilvl w:val="0"/>
          <w:numId w:val="7"/>
        </w:numPr>
        <w:jc w:val="both"/>
      </w:pPr>
      <w:r>
        <w:rPr>
          <w:b/>
          <w:bCs/>
        </w:rPr>
        <w:t>Poor experience for the learner.</w:t>
      </w:r>
      <w:r>
        <w:t xml:space="preserve"> In the project's own test, the tutor kept repeating similar questions, forgot what the learner had already said, ignored the learner's frustration, and gave no sign of purpose, progress or when the session would end. A learner who does not know why they are being questioned, or when it will stop, loses interest quickly.</w:t>
      </w:r>
    </w:p>
    <w:p w14:paraId="0757BFEA" w14:textId="77777777" w:rsidR="00E07E31" w:rsidRDefault="00E07E31" w:rsidP="00E07E31">
      <w:pPr>
        <w:jc w:val="both"/>
      </w:pPr>
    </w:p>
    <w:p w14:paraId="4C6A36C5" w14:textId="77777777" w:rsidR="00E07E31" w:rsidRPr="00C979B5" w:rsidRDefault="00E07E31" w:rsidP="00E07E31">
      <w:pPr>
        <w:jc w:val="both"/>
      </w:pPr>
    </w:p>
    <w:p w14:paraId="21C3F757" w14:textId="77777777" w:rsidR="00283870" w:rsidRPr="00C979B5" w:rsidRDefault="00E35E18" w:rsidP="00C979B5">
      <w:pPr>
        <w:jc w:val="both"/>
      </w:pPr>
      <w:del w:id="11" w:author="Claude" w:date="2026-10-20T20:00:00Z">
        <w:r>
          <w:lastRenderedPageBreak/>
          <w:delText>There is therefore a need to develop an agentic AI tool that can assist engineering undergraduates in learning one quant topic, while at the same time genuinely developing and measuring their critical thinking, using a principled questioning structure and a defined evaluation framework, rather than an unstructured Socratic prompt.</w:delText>
        </w:r>
      </w:del>
      <w:ins w:id="12" w:author="Claude" w:date="2026-10-20T20:00:00Z">
        <w:r>
          <w:t>In short, students increasingly hand their thinking to generative AI, and studies link this to weaker critical thinking. AI tutors that use Socratic questioning can refuse to give answers, but they share three gaps. Their questions do not climb a principled ladder toward deeper thinking, so learners are never pushed to ask whether they are asking the right question. They do not measure the learner's critical thinking against any framework. They do not adapt to what each learner is missing. As a result, neither the learner nor the lecturer can tell whether critical thinking is actually improving.</w:t>
        </w:r>
      </w:ins>
    </w:p>
    <w:p w14:paraId="75F47AED" w14:textId="77777777" w:rsidR="007F6C55" w:rsidRPr="00C979B5" w:rsidRDefault="007F6C55" w:rsidP="00C979B5">
      <w:pPr>
        <w:jc w:val="both"/>
      </w:pPr>
    </w:p>
    <w:p w14:paraId="3F1CCA63" w14:textId="77777777" w:rsidR="00283870" w:rsidRPr="00C979B5" w:rsidRDefault="00283870" w:rsidP="00C979B5">
      <w:pPr>
        <w:pStyle w:val="Heading2"/>
        <w:pageBreakBefore/>
      </w:pPr>
      <w:bookmarkStart w:id="13" w:name="_Toc241526930"/>
      <w:bookmarkStart w:id="14" w:name="_Toc243418972"/>
      <w:r>
        <w:lastRenderedPageBreak/>
        <w:t>1.3 Research Objectives</w:t>
      </w:r>
      <w:bookmarkEnd w:id="13"/>
      <w:bookmarkEnd w:id="14"/>
    </w:p>
    <w:p w14:paraId="4E8D0E35" w14:textId="77777777" w:rsidR="00283870" w:rsidRPr="00C979B5" w:rsidRDefault="00283870" w:rsidP="00C979B5">
      <w:pPr>
        <w:jc w:val="both"/>
      </w:pPr>
      <w:r>
        <w:t>This project aims to:</w:t>
      </w:r>
    </w:p>
    <w:p w14:paraId="1466E3B8" w14:textId="77777777" w:rsidR="001C0D39" w:rsidRPr="00C979B5" w:rsidRDefault="001C0D39" w:rsidP="00C979B5">
      <w:pPr>
        <w:pStyle w:val="ListParagraph"/>
        <w:numPr>
          <w:ilvl w:val="0"/>
          <w:numId w:val="4"/>
        </w:numPr>
        <w:spacing w:after="120"/>
        <w:jc w:val="both"/>
      </w:pPr>
      <w:del w:id="15" w:author="Claude" w:date="2026-10-20T20:00:00Z">
        <w:r>
          <w:delText>Design and build "Socratic AI", a multi-agent tutoring prototype that teaches beginners one quant topic through Socratic dialogue.</w:delText>
        </w:r>
      </w:del>
      <w:ins w:id="16" w:author="Claude" w:date="2026-10-20T20:00:00Z">
        <w:r>
          <w:t>Teach: undergraduates new to a topic build their own reasoning, guided step by step up Paul's six levels of Socratic questioning, without being given the answers.</w:t>
        </w:r>
      </w:ins>
    </w:p>
    <w:p w14:paraId="4A3AC2DD" w14:textId="77777777" w:rsidR="00871B40" w:rsidRPr="00C979B5" w:rsidRDefault="00871B40" w:rsidP="00C979B5">
      <w:pPr>
        <w:pStyle w:val="ListParagraph"/>
        <w:numPr>
          <w:ilvl w:val="0"/>
          <w:numId w:val="4"/>
        </w:numPr>
        <w:spacing w:after="120"/>
        <w:jc w:val="both"/>
      </w:pPr>
      <w:del w:id="17" w:author="Claude" w:date="2026-10-20T20:00:00Z">
        <w:r>
          <w:delText>Develop a method to guide the tutor through six levels of Socratic questioning, and to assess the learner's critical thinking from the conversation using the six question levels and the nine intellectual standards.</w:delText>
        </w:r>
        <w:r>
          <w:rPr>
            <w:rFonts w:eastAsia="Times New Roman"/>
            <w:kern w:val="0"/>
            <w:lang w:eastAsia="en-MY"/>
            <w14:ligatures w14:val="none"/>
          </w:rPr>
          <w:delText xml:space="preserve"> </w:delText>
        </w:r>
      </w:del>
      <w:ins w:id="18" w:author="Claude" w:date="2026-10-20T20:00:00Z">
        <w:r>
          <w:t>Assess: each learner's critical thinking attainment is measured from the conversation against the Paul-Elder framework (the nine intellectual standards, plus the type of reasoning and knowledge used), with marks that agree with human markers.</w:t>
        </w:r>
      </w:ins>
    </w:p>
    <w:p w14:paraId="4B527AE4" w14:textId="77777777" w:rsidR="00525AD0" w:rsidRPr="00C979B5" w:rsidRDefault="00532490" w:rsidP="00C979B5">
      <w:pPr>
        <w:pStyle w:val="ListParagraph"/>
        <w:numPr>
          <w:ilvl w:val="0"/>
          <w:numId w:val="4"/>
        </w:numPr>
        <w:spacing w:after="120"/>
        <w:jc w:val="both"/>
        <w:rPr>
          <w:del w:id="19" w:author="Claude" w:date="2026-10-20T20:00:00Z"/>
        </w:rPr>
      </w:pPr>
      <w:del w:id="20" w:author="Claude" w:date="2026-10-20T20:00:00Z">
        <w:r>
          <w:delText>Extend the assessment to show which type of reasoning the learner used (inductive, deductive or abductive) and which types of knowledge they used, and combine the marks from many questions with simple statistics to show the learner's attainment.</w:delText>
        </w:r>
      </w:del>
      <w:ins w:id="21" w:author="Claude" w:date="2026-10-20T20:00:00Z">
        <w:r>
          <w:t>Adapt: the support and difficulty match each learner's gaps, and the learner can see what they have mastered and what to work on next.</w:t>
        </w:r>
      </w:ins>
    </w:p>
    <w:p w14:paraId="3641582B" w14:textId="77777777" w:rsidR="00871B40" w:rsidRPr="00C979B5" w:rsidRDefault="00871B40" w:rsidP="00C979B5">
      <w:pPr>
        <w:pStyle w:val="ListParagraph"/>
        <w:numPr>
          <w:ilvl w:val="0"/>
          <w:numId w:val="4"/>
        </w:numPr>
        <w:spacing w:after="120"/>
        <w:jc w:val="both"/>
        <w:rPr>
          <w:del w:id="22" w:author="Claude" w:date="2026-10-20T20:00:00Z"/>
        </w:rPr>
      </w:pPr>
      <w:del w:id="23" w:author="Claude" w:date="2026-10-20T20:00:00Z">
        <w:r>
          <w:delText>Develop a method to adapt the difficulty and support to each learner, and to keep the learner engaged with a clear session goal, feedback after each answer, and a personal progress view.</w:delText>
        </w:r>
      </w:del>
    </w:p>
    <w:p w14:paraId="03E02D36" w14:textId="77777777" w:rsidR="00283870" w:rsidRPr="00C979B5" w:rsidRDefault="00871B40" w:rsidP="00C979B5">
      <w:pPr>
        <w:pStyle w:val="ListParagraph"/>
        <w:numPr>
          <w:ilvl w:val="0"/>
          <w:numId w:val="4"/>
        </w:numPr>
        <w:spacing w:after="120"/>
        <w:jc w:val="both"/>
      </w:pPr>
      <w:del w:id="24" w:author="Claude" w:date="2026-10-20T20:00:00Z">
        <w:r>
          <w:delText>Evaluate the prototype against the baseline tutors from early testing.</w:delText>
        </w:r>
        <w:r>
          <w:br w:type="page"/>
        </w:r>
      </w:del>
    </w:p>
    <w:p w14:paraId="4A331DF3" w14:textId="77777777" w:rsidR="00FD0879" w:rsidRDefault="00FF56A1">
      <w:pPr>
        <w:jc w:val="both"/>
        <w:rPr>
          <w:ins w:id="25" w:author="Claude" w:date="2026-10-20T20:00:00Z"/>
        </w:rPr>
      </w:pPr>
      <w:ins w:id="26" w:author="Claude" w:date="2026-10-20T20:00:00Z">
        <w:r>
          <w:lastRenderedPageBreak/>
          <w:t>Evaluating the prototype against the baseline tutors from early testing is not an objective on its own. It is part of the methodology, where it is used to check each of the three objectives (Section 3).</w:t>
        </w:r>
      </w:ins>
    </w:p>
    <w:p w14:paraId="2610C8FF" w14:textId="77777777" w:rsidR="00283870" w:rsidRPr="00C979B5" w:rsidRDefault="00283870" w:rsidP="00B86389">
      <w:pPr>
        <w:pStyle w:val="Heading2"/>
      </w:pPr>
      <w:bookmarkStart w:id="27" w:name="_Toc241526931"/>
      <w:bookmarkStart w:id="28" w:name="_Toc243418973"/>
      <w:r>
        <w:t>1.4 Scope of Project</w:t>
      </w:r>
      <w:bookmarkEnd w:id="27"/>
      <w:bookmarkEnd w:id="28"/>
    </w:p>
    <w:p w14:paraId="6CFBB0AE" w14:textId="77777777" w:rsidR="00283870" w:rsidRPr="00C979B5" w:rsidRDefault="00283870" w:rsidP="00C979B5">
      <w:pPr>
        <w:jc w:val="both"/>
      </w:pPr>
      <w:r>
        <w:t>The scope of this project covers:</w:t>
      </w:r>
    </w:p>
    <w:p w14:paraId="0EB5FF72" w14:textId="77777777" w:rsidR="00E35E18" w:rsidRPr="00C979B5" w:rsidRDefault="00E35E18" w:rsidP="00C979B5">
      <w:pPr>
        <w:pStyle w:val="ListParagraph"/>
        <w:numPr>
          <w:ilvl w:val="0"/>
          <w:numId w:val="5"/>
        </w:numPr>
        <w:spacing w:after="120"/>
        <w:jc w:val="both"/>
      </w:pPr>
      <w:r>
        <w:t>A multi-agent AI tutor, with tutor, assessor, planner and checker agents guarded by plain-code rules, grounded on a small set of hand-written beginner quant notes. Retrieval Augmented Generation (RAG) over real reading material is planned as a later step.</w:t>
      </w:r>
    </w:p>
    <w:p w14:paraId="7715722E" w14:textId="77777777" w:rsidR="00E35E18" w:rsidRPr="00C979B5" w:rsidRDefault="00E35E18" w:rsidP="00C979B5">
      <w:pPr>
        <w:pStyle w:val="ListParagraph"/>
        <w:numPr>
          <w:ilvl w:val="0"/>
          <w:numId w:val="5"/>
        </w:numPr>
        <w:spacing w:after="120"/>
        <w:jc w:val="both"/>
      </w:pPr>
      <w:r>
        <w:t>A questioning mechanism based on a structured Socratic questioning hierarchy, where the AI's default behavior is to probe the learner's reasoning through questions, instead of directly supplying the answer, and to progress the learner through increasingly demanding categories of question.</w:t>
      </w:r>
    </w:p>
    <w:p w14:paraId="0CCA50A4" w14:textId="77777777" w:rsidR="00E35E18" w:rsidRPr="00C979B5" w:rsidRDefault="00E35E18" w:rsidP="00C979B5">
      <w:pPr>
        <w:pStyle w:val="ListParagraph"/>
        <w:numPr>
          <w:ilvl w:val="0"/>
          <w:numId w:val="5"/>
        </w:numPr>
        <w:spacing w:after="120"/>
        <w:jc w:val="both"/>
      </w:pPr>
      <w:r>
        <w:t>A progressive difficulty mechanism, where question difficulty increases as the learner demonstrates competency at the current level, and simplifies or provides scaffolding when the learner struggles.</w:t>
      </w:r>
    </w:p>
    <w:p w14:paraId="488455DB" w14:textId="77777777" w:rsidR="00283870" w:rsidRPr="00C979B5" w:rsidRDefault="00E35E18" w:rsidP="00C979B5">
      <w:pPr>
        <w:pStyle w:val="ListParagraph"/>
        <w:numPr>
          <w:ilvl w:val="0"/>
          <w:numId w:val="5"/>
        </w:numPr>
        <w:spacing w:after="120"/>
        <w:jc w:val="both"/>
      </w:pPr>
      <w:r>
        <w:t>An assessment method for critical thinking attainment, based on a defined framework applied to the conversation transcript, distinguishing this project's output from a typical chatbot Q&amp;A accuracy metric.</w:t>
      </w:r>
    </w:p>
    <w:p w14:paraId="17DE87D4" w14:textId="77777777" w:rsidR="00F65B03" w:rsidRPr="00C979B5" w:rsidRDefault="00F65B03" w:rsidP="00C979B5">
      <w:pPr>
        <w:pStyle w:val="ListParagraph"/>
        <w:numPr>
          <w:ilvl w:val="0"/>
          <w:numId w:val="5"/>
        </w:numPr>
        <w:spacing w:after="120"/>
        <w:jc w:val="both"/>
      </w:pPr>
      <w:r>
        <w:t>One prototype topic: how quants find predictable patterns using data, for beginners, without complex machine learning.</w:t>
      </w:r>
    </w:p>
    <w:p w14:paraId="4F0D9E9D" w14:textId="77777777" w:rsidR="00F65B03" w:rsidRPr="00C979B5" w:rsidRDefault="00BF724A" w:rsidP="00C979B5">
      <w:pPr>
        <w:pStyle w:val="ListParagraph"/>
        <w:numPr>
          <w:ilvl w:val="0"/>
          <w:numId w:val="5"/>
        </w:numPr>
        <w:spacing w:after="120"/>
        <w:jc w:val="both"/>
      </w:pPr>
      <w:r>
        <w:t>A session design with a clear goal, a limited number of rounds, feedback, and a stats view for the learner.</w:t>
      </w:r>
    </w:p>
    <w:p w14:paraId="588ADBA1" w14:textId="77777777" w:rsidR="00BF724A" w:rsidRPr="00C979B5" w:rsidRDefault="000C4BF7" w:rsidP="00C979B5">
      <w:pPr>
        <w:pStyle w:val="ListParagraph"/>
        <w:numPr>
          <w:ilvl w:val="0"/>
          <w:numId w:val="5"/>
        </w:numPr>
        <w:spacing w:after="120"/>
        <w:jc w:val="both"/>
      </w:pPr>
      <w:r>
        <w:t>Grounding of the tutor's facts in a small set of beginner quant material.</w:t>
      </w:r>
    </w:p>
    <w:p w14:paraId="62188D39" w14:textId="77777777" w:rsidR="00525AD0" w:rsidRPr="00C979B5" w:rsidRDefault="00532490" w:rsidP="00C979B5">
      <w:pPr>
        <w:pStyle w:val="ListParagraph"/>
        <w:numPr>
          <w:ilvl w:val="0"/>
          <w:numId w:val="5"/>
        </w:numPr>
        <w:spacing w:after="120"/>
        <w:jc w:val="both"/>
      </w:pPr>
      <w:r>
        <w:t>A reasoning and knowledge layer, planned for the next stage, that marks each answer for the type of reasoning shown and the types of knowledge used, and a dashboard that shows the learner's attainment across these dimensions.</w:t>
      </w:r>
    </w:p>
    <w:p w14:paraId="62EEA676" w14:textId="77777777" w:rsidR="00525AD0" w:rsidRPr="00C979B5" w:rsidRDefault="00532490" w:rsidP="00C979B5">
      <w:pPr>
        <w:pStyle w:val="ListParagraph"/>
        <w:numPr>
          <w:ilvl w:val="0"/>
          <w:numId w:val="5"/>
        </w:numPr>
        <w:spacing w:after="120"/>
        <w:jc w:val="both"/>
      </w:pPr>
      <w:r>
        <w:t>Outside the scope of this project are a second topic, real reading material with retrieval, and knowledge graphs. These are planned as future work (Chapter 5).</w:t>
      </w:r>
    </w:p>
    <w:p w14:paraId="7874E623" w14:textId="77777777" w:rsidR="00E35E18" w:rsidRPr="00C979B5" w:rsidRDefault="00E35E18" w:rsidP="00C979B5">
      <w:pPr>
        <w:jc w:val="both"/>
      </w:pPr>
    </w:p>
    <w:p w14:paraId="37ADD4C9" w14:textId="77777777" w:rsidR="00283870" w:rsidRPr="00C979B5" w:rsidRDefault="00283870" w:rsidP="00C979B5">
      <w:pPr>
        <w:pStyle w:val="Heading2"/>
        <w:pageBreakBefore/>
      </w:pPr>
      <w:bookmarkStart w:id="29" w:name="_Toc241526932"/>
      <w:bookmarkStart w:id="30" w:name="_Toc243418974"/>
      <w:r>
        <w:lastRenderedPageBreak/>
        <w:t>1.5 Significance of Project</w:t>
      </w:r>
      <w:bookmarkEnd w:id="29"/>
      <w:bookmarkEnd w:id="30"/>
    </w:p>
    <w:p w14:paraId="22C8F777" w14:textId="77777777" w:rsidR="00707E8B" w:rsidRPr="00C979B5" w:rsidRDefault="00707E8B" w:rsidP="00C979B5">
      <w:pPr>
        <w:jc w:val="both"/>
      </w:pPr>
      <w:r>
        <w:t>The main value created by this project is educational access without loss of understanding. Someone with little or no prior background, for example a student meeting quant for the first time, should be able to go through a session with this system and come out reasoning better about whether a pattern in data is real or just luck. This is different from simply asking an AI tool for the answer. The system is designed so the AI never does the thinking on the learner's behalf; instead, it questions the learner until the learner constructs the understanding on their own.</w:t>
      </w:r>
    </w:p>
    <w:p w14:paraId="12CA5EE9" w14:textId="77777777" w:rsidR="005F7FEB" w:rsidRPr="00C979B5" w:rsidRDefault="005F7FEB" w:rsidP="00C979B5">
      <w:pPr>
        <w:jc w:val="both"/>
      </w:pPr>
      <w:r>
        <w:t>This project sits under a larger SoTL grant project led by the supervisor: "Elevating Critical Reasoning in AI-empowered Learners: A Novel Assessment Tool and Intervention to Enhance Analytical and Inductive Reasoning through Adaptive Socratic Dialogue with AI Chatbots". That project plans an adaptive Socratic chatbot, an automated assessor that scores transcripts, and later a study with students. This FYP contributes a working prototype of the tutor and a first version of the assessor.</w:t>
      </w:r>
    </w:p>
    <w:p w14:paraId="78A7B97A" w14:textId="77777777" w:rsidR="005F7FEB" w:rsidRPr="00C979B5" w:rsidRDefault="005F7FEB" w:rsidP="00C979B5">
      <w:pPr>
        <w:jc w:val="both"/>
      </w:pPr>
      <w:r>
        <w:t>The design is also not limited to quant. The same tutor, assessor and session design could later be used for other topics, including teaching beginners, even school students, how to build AI agents.</w:t>
      </w:r>
    </w:p>
    <w:p w14:paraId="55837D4C" w14:textId="77777777" w:rsidR="00707E8B" w:rsidRPr="00C979B5" w:rsidRDefault="00707E8B" w:rsidP="00C979B5">
      <w:pPr>
        <w:jc w:val="both"/>
      </w:pPr>
    </w:p>
    <w:p w14:paraId="306AAFBE" w14:textId="77777777" w:rsidR="008A17A4" w:rsidRPr="00C979B5" w:rsidRDefault="008A17A4" w:rsidP="00C943A6">
      <w:pPr>
        <w:pStyle w:val="Heading1"/>
      </w:pPr>
      <w:bookmarkStart w:id="31" w:name="_Toc241526933"/>
      <w:bookmarkStart w:id="32" w:name="_Toc243418975"/>
      <w:r>
        <w:lastRenderedPageBreak/>
        <w:t>CHAPTER 2: LITERATURE REVIEW</w:t>
      </w:r>
      <w:bookmarkEnd w:id="31"/>
      <w:bookmarkEnd w:id="32"/>
    </w:p>
    <w:p w14:paraId="07E4CB6B" w14:textId="77777777" w:rsidR="000B3E9F" w:rsidRPr="00C979B5" w:rsidRDefault="000B3E9F" w:rsidP="000B3E9F">
      <w:pPr>
        <w:pStyle w:val="Heading2"/>
      </w:pPr>
      <w:bookmarkStart w:id="33" w:name="_Toc241526934"/>
      <w:bookmarkStart w:id="34" w:name="_Toc243418976"/>
      <w:r>
        <w:t>2.1 The Cost of AI-Assisted "Outsourced Reasoning"</w:t>
      </w:r>
      <w:bookmarkEnd w:id="33"/>
      <w:bookmarkEnd w:id="34"/>
    </w:p>
    <w:p w14:paraId="6F5C6E9B" w14:textId="77777777" w:rsidR="000B3E9F" w:rsidRPr="00C979B5" w:rsidRDefault="000B3E9F" w:rsidP="00C979B5">
      <w:pPr>
        <w:jc w:val="both"/>
      </w:pPr>
      <w:r>
        <w:t>Sarkar (2025) provides the strongest recent framing of why this project matters. Observing knowledge workers across everyday tasks (summarizing emails, drafting reports, analyzing data, prototyping code), Sarkar shows that heavy reliance on AI as an assistant produces measurable declines across four dimensions: creativity (a narrower range of ideas produced collectively), critical thinking (self-reported lower effort, worse with higher AI trust and lower self-confidence), memory (poorer recall of AI-generated content compared to self-produced content), and metacognition (less reflection on one's own reasoning process, since the AI absorbs the decomposition and evaluation work that would otherwise require it).</w:t>
      </w:r>
    </w:p>
    <w:p w14:paraId="480C2CFD" w14:textId="77777777" w:rsidR="000B3E9F" w:rsidRPr="00C979B5" w:rsidRDefault="000B3E9F" w:rsidP="00C979B5">
      <w:pPr>
        <w:jc w:val="both"/>
      </w:pPr>
      <w:r>
        <w:t>In response, Sarkar's Tools for Thought project at Microsoft Research (Microsoft Research, n.d.) proposes an alternative interaction design: rather than an AI that answers directly, an AI that offers "provocations": short critiques, counterarguments, or alternative framings placed at the point where a person is reading or writing, which the person must actively respond to. Three design principles are named: preserving material engagement (the human still performs the core task), offering productive resistance (the AI pushes back rather than agreeing or completing the task outright), and scaffolding metacognition (the AI's interjections keep the human reflecting on their own thought process). This project treats these three principles as the guiding design philosophy for its own agentic tutor, applied specifically to Socratic dialogue rather than document reading and writing.</w:t>
      </w:r>
    </w:p>
    <w:p w14:paraId="1626C958" w14:textId="77777777" w:rsidR="00C943A6" w:rsidRPr="00C979B5" w:rsidRDefault="009E61E2" w:rsidP="00C979B5">
      <w:pPr>
        <w:keepNext/>
        <w:spacing w:before="120" w:after="120" w:line="240" w:lineRule="auto"/>
        <w:jc w:val="center"/>
      </w:pPr>
      <w:r>
        <w:rPr>
          <w:noProof/>
        </w:rPr>
        <w:drawing>
          <wp:inline distT="0" distB="0" distL="0" distR="0" wp14:anchorId="73BEF8BB" wp14:editId="3B0A52A7">
            <wp:extent cx="5146040" cy="1739900"/>
            <wp:effectExtent l="0" t="0" r="0" b="0"/>
            <wp:docPr id="10694606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9460628" name=""/>
                    <pic:cNvPicPr/>
                  </pic:nvPicPr>
                  <pic:blipFill rotWithShape="1">
                    <a:blip r:embed="rId12"/>
                    <a:srcRect l="3546" t="12971" r="2282" b="5526"/>
                    <a:stretch>
                      <a:fillRect/>
                    </a:stretch>
                  </pic:blipFill>
                  <pic:spPr bwMode="auto">
                    <a:xfrm>
                      <a:off x="0" y="0"/>
                      <a:ext cx="5146351" cy="1740005"/>
                    </a:xfrm>
                    <a:prstGeom prst="rect">
                      <a:avLst/>
                    </a:prstGeom>
                    <a:ln>
                      <a:noFill/>
                    </a:ln>
                    <a:extLst>
                      <a:ext uri="{53640926-AAD7-44D8-BBD7-CCE9431645EC}">
                        <a14:shadowObscured xmlns:a14="http://schemas.microsoft.com/office/drawing/2010/main"/>
                      </a:ext>
                    </a:extLst>
                  </pic:spPr>
                </pic:pic>
              </a:graphicData>
            </a:graphic>
          </wp:inline>
        </w:drawing>
      </w:r>
    </w:p>
    <w:p w14:paraId="6906E9DE" w14:textId="77777777" w:rsidR="000B3E9F" w:rsidRPr="00C979B5" w:rsidRDefault="00C943A6" w:rsidP="009621F2">
      <w:pPr>
        <w:pStyle w:val="Caption"/>
        <w:rPr>
          <w:szCs w:val="18"/>
        </w:rPr>
      </w:pPr>
      <w:bookmarkStart w:id="35" w:name="_Toc243419014"/>
      <w:r>
        <w:t xml:space="preserve">Figure </w:t>
      </w:r>
      <w:fldSimple w:instr=" SEQ Figure \* ARABIC ">
        <w:r>
          <w:rPr>
            <w:noProof/>
          </w:rPr>
          <w:t>1</w:t>
        </w:r>
      </w:fldSimple>
      <w:r>
        <w:t>: The Official Microsoft Research Project Page. Source: Microsoft Research (n.d.)</w:t>
      </w:r>
      <w:bookmarkEnd w:id="35"/>
    </w:p>
    <w:p w14:paraId="4946CCA1" w14:textId="77777777" w:rsidR="000B3E9F" w:rsidRPr="00C979B5" w:rsidRDefault="000B3E9F" w:rsidP="000B3E9F">
      <w:pPr>
        <w:pStyle w:val="Heading2"/>
      </w:pPr>
      <w:bookmarkStart w:id="36" w:name="_Toc241526935"/>
      <w:bookmarkStart w:id="37" w:name="_Toc243418977"/>
      <w:r>
        <w:lastRenderedPageBreak/>
        <w:t>2.2 Foundation Models and Prompting</w:t>
      </w:r>
      <w:bookmarkEnd w:id="36"/>
      <w:bookmarkEnd w:id="37"/>
    </w:p>
    <w:p w14:paraId="3C25144E" w14:textId="77777777" w:rsidR="000F60A7" w:rsidRPr="00C979B5" w:rsidRDefault="000B3E9F" w:rsidP="00C979B5">
      <w:pPr>
        <w:jc w:val="both"/>
      </w:pPr>
      <w:r>
        <w:t>Modern LLM capability rests on the transformer architecture (Vaswani et al., 2017) and large-scale pretraining on internet-scale text, followed by techniques such as instruction tuning and reinforcement learning from human feedback to align model behavior with desired outputs (Ouyang et al., 2022). Prompting is the primary interface for directing an LLM's behavior without retraining it: a prompt consists of an instruction (the task to be achieved) and a context (the scenario, constraints, or information needed to complete the task), and LLM output quality is known to be sensitive to how this context is structured (Ho, 2025b). Parameter efficient fine-tuning (PEFT) techniques allow a base foundation model to be adapted to a narrower task at much lower cost than full retraining (Hu et al., 2022; Ho, 2025a), which is relevant background for why a single foundation model (such as Claude or Gemini) can be repurposed, through prompting alone, into a domain specific Socratic tutor without any model retraining. Sections 2.2 to 2.4 draw on the supervisor's course material (Ho, 2025a, 2025b).</w:t>
      </w:r>
    </w:p>
    <w:p w14:paraId="7588C9AD" w14:textId="77777777" w:rsidR="00B5128B" w:rsidRPr="00C979B5" w:rsidRDefault="000F60A7" w:rsidP="00C979B5">
      <w:pPr>
        <w:keepNext/>
        <w:spacing w:before="480" w:after="120" w:line="240" w:lineRule="auto"/>
        <w:jc w:val="center"/>
      </w:pPr>
      <w:r>
        <w:rPr>
          <w:noProof/>
        </w:rPr>
        <w:drawing>
          <wp:inline distT="0" distB="0" distL="0" distR="0" wp14:anchorId="750000CE" wp14:editId="1C2BD5FA">
            <wp:extent cx="4955124" cy="1876425"/>
            <wp:effectExtent l="0" t="0" r="0" b="0"/>
            <wp:docPr id="307272389" name="Picture 1" descr="Learn How to Train a Large Language Model in 5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arn How to Train a Large Language Model in 5 Step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382" cy="1886369"/>
                    </a:xfrm>
                    <a:prstGeom prst="rect">
                      <a:avLst/>
                    </a:prstGeom>
                    <a:noFill/>
                    <a:ln>
                      <a:noFill/>
                    </a:ln>
                  </pic:spPr>
                </pic:pic>
              </a:graphicData>
            </a:graphic>
          </wp:inline>
        </w:drawing>
      </w:r>
    </w:p>
    <w:p w14:paraId="1BADEDC8" w14:textId="77777777" w:rsidR="00C9604B" w:rsidRPr="00C979B5" w:rsidRDefault="00B5128B" w:rsidP="0038734D">
      <w:pPr>
        <w:pStyle w:val="Caption"/>
      </w:pPr>
      <w:bookmarkStart w:id="38" w:name="_Toc243419015"/>
      <w:r>
        <w:t xml:space="preserve">Figure </w:t>
      </w:r>
      <w:fldSimple w:instr=" SEQ Figure \* ARABIC ">
        <w:r>
          <w:rPr>
            <w:noProof/>
          </w:rPr>
          <w:t>2</w:t>
        </w:r>
      </w:fldSimple>
      <w:r>
        <w:t>:  The LLM Lifecycle Pipeline (Pre-training to Prompting). Source: Ghali et al. (2024)</w:t>
      </w:r>
      <w:bookmarkEnd w:id="38"/>
    </w:p>
    <w:p w14:paraId="7A87D5EA" w14:textId="77777777" w:rsidR="0038734D" w:rsidRPr="00C979B5" w:rsidRDefault="0038734D" w:rsidP="00C979B5">
      <w:pPr>
        <w:keepNext/>
        <w:spacing w:after="120" w:line="240" w:lineRule="auto"/>
        <w:jc w:val="center"/>
      </w:pPr>
      <w:r>
        <w:rPr>
          <w:noProof/>
        </w:rPr>
        <w:lastRenderedPageBreak/>
        <w:drawing>
          <wp:inline distT="0" distB="0" distL="0" distR="0" wp14:anchorId="58BC9257" wp14:editId="5546E820">
            <wp:extent cx="5168831" cy="2257425"/>
            <wp:effectExtent l="0" t="0" r="0" b="0"/>
            <wp:docPr id="5170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7178" name=""/>
                    <pic:cNvPicPr/>
                  </pic:nvPicPr>
                  <pic:blipFill>
                    <a:blip r:embed="rId14"/>
                    <a:stretch>
                      <a:fillRect/>
                    </a:stretch>
                  </pic:blipFill>
                  <pic:spPr>
                    <a:xfrm>
                      <a:off x="0" y="0"/>
                      <a:ext cx="5221842" cy="2280577"/>
                    </a:xfrm>
                    <a:prstGeom prst="rect">
                      <a:avLst/>
                    </a:prstGeom>
                  </pic:spPr>
                </pic:pic>
              </a:graphicData>
            </a:graphic>
          </wp:inline>
        </w:drawing>
      </w:r>
    </w:p>
    <w:p w14:paraId="48265E0E" w14:textId="77777777" w:rsidR="000B3E9F" w:rsidRPr="00C979B5" w:rsidRDefault="0038734D" w:rsidP="0038734D">
      <w:pPr>
        <w:pStyle w:val="Caption"/>
      </w:pPr>
      <w:bookmarkStart w:id="39" w:name="_Toc243419016"/>
      <w:r>
        <w:t xml:space="preserve">Figure </w:t>
      </w:r>
      <w:fldSimple w:instr=" SEQ Figure \* ARABIC ">
        <w:r>
          <w:rPr>
            <w:noProof/>
          </w:rPr>
          <w:t>3</w:t>
        </w:r>
      </w:fldSimple>
      <w:r>
        <w:t>: Parameter-Efficient Fine-Tuning (PEFT). Source: Ho (2025a)</w:t>
      </w:r>
      <w:bookmarkEnd w:id="39"/>
    </w:p>
    <w:p w14:paraId="02F3163B" w14:textId="77777777" w:rsidR="0058008E" w:rsidRDefault="0058008E">
      <w:pPr>
        <w:spacing w:after="160" w:line="278" w:lineRule="auto"/>
        <w:rPr>
          <w:rFonts w:eastAsiaTheme="majorEastAsia"/>
          <w:b/>
          <w:bCs/>
          <w:szCs w:val="30"/>
        </w:rPr>
      </w:pPr>
      <w:bookmarkStart w:id="40" w:name="_Toc241526936"/>
      <w:r>
        <w:rPr>
          <w:szCs w:val="30"/>
        </w:rPr>
        <w:br w:type="page"/>
      </w:r>
    </w:p>
    <w:p w14:paraId="42A8926D" w14:textId="77777777" w:rsidR="000B3E9F" w:rsidRPr="00C979B5" w:rsidRDefault="000B3E9F" w:rsidP="000B3E9F">
      <w:pPr>
        <w:pStyle w:val="Heading2"/>
        <w:rPr>
          <w:szCs w:val="30"/>
        </w:rPr>
      </w:pPr>
      <w:bookmarkStart w:id="41" w:name="_Toc243418978"/>
      <w:r>
        <w:rPr>
          <w:szCs w:val="30"/>
        </w:rPr>
        <w:lastRenderedPageBreak/>
        <w:t>2.3 Prompting Techniques for Reasoning: Chain of Thought and ReAct</w:t>
      </w:r>
      <w:bookmarkEnd w:id="40"/>
      <w:bookmarkEnd w:id="41"/>
    </w:p>
    <w:p w14:paraId="580633E5" w14:textId="77777777" w:rsidR="000B3E9F" w:rsidRPr="00C979B5" w:rsidRDefault="000B3E9F" w:rsidP="00C979B5">
      <w:pPr>
        <w:jc w:val="both"/>
      </w:pPr>
      <w:r>
        <w:t>Chain-of-Thought (CoT) prompting decomposes a complex task into intermediate reasoning steps rather than jumping directly to a final answer and has been shown to substantially improve LLM performance on arithmetic, commonsense, and symbolic reasoning tasks (Wei et al., 2022). Two properties of a CoT rationale matter for its quality: relevance (using the same objects and entities as the original query) and coherence (steps presented in a valid logical order) (B. Wang et al., 2023). Building on CoT, a family of "X-of-Thought" (XoT) methods generalizes the reasoning structure beyond a single chain (Chu et al., 2024), including tree-structured reasoning (branching between multiple candidate reasoning paths) (Yao et al., 2023a), graph-structured reasoning (allowing reasoning paths to merge and revisit earlier steps) (Besta et al., 2024), and self-ensemble methods such as self-consistency (sampling multiple independent reasoning paths and taking the majority answer to reduce inconsistency) (X. Wang et al., 2023).</w:t>
      </w:r>
    </w:p>
    <w:p w14:paraId="0101AFF0" w14:textId="77777777" w:rsidR="009621F2" w:rsidRPr="00C979B5" w:rsidRDefault="00CC39A7" w:rsidP="00C979B5">
      <w:pPr>
        <w:keepNext/>
        <w:spacing w:before="360" w:after="120" w:line="240" w:lineRule="auto"/>
        <w:jc w:val="center"/>
      </w:pPr>
      <w:r>
        <w:rPr>
          <w:noProof/>
        </w:rPr>
        <w:drawing>
          <wp:inline distT="0" distB="0" distL="0" distR="0" wp14:anchorId="1C43E945" wp14:editId="62BDDEBD">
            <wp:extent cx="5220008" cy="1998709"/>
            <wp:effectExtent l="0" t="0" r="0" b="1905"/>
            <wp:docPr id="14251291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5129107" name=""/>
                    <pic:cNvPicPr/>
                  </pic:nvPicPr>
                  <pic:blipFill>
                    <a:blip r:embed="rId15"/>
                    <a:stretch>
                      <a:fillRect/>
                    </a:stretch>
                  </pic:blipFill>
                  <pic:spPr>
                    <a:xfrm>
                      <a:off x="0" y="0"/>
                      <a:ext cx="5220008" cy="1998709"/>
                    </a:xfrm>
                    <a:prstGeom prst="rect">
                      <a:avLst/>
                    </a:prstGeom>
                  </pic:spPr>
                </pic:pic>
              </a:graphicData>
            </a:graphic>
          </wp:inline>
        </w:drawing>
      </w:r>
    </w:p>
    <w:p w14:paraId="38C73233" w14:textId="77777777" w:rsidR="007572A4" w:rsidRPr="00C979B5" w:rsidRDefault="002700FE" w:rsidP="009621F2">
      <w:pPr>
        <w:pStyle w:val="Caption"/>
      </w:pPr>
      <w:bookmarkStart w:id="42" w:name="_Toc243419017"/>
      <w:r>
        <w:t xml:space="preserve">Figure </w:t>
      </w:r>
      <w:fldSimple w:instr=" SEQ Figure \* ARABIC ">
        <w:r>
          <w:rPr>
            <w:noProof/>
          </w:rPr>
          <w:t>4</w:t>
        </w:r>
      </w:fldSimple>
      <w:r>
        <w:t>: Various approaches to problem solving with LLMs. Source: Ho (2025b)</w:t>
      </w:r>
      <w:bookmarkEnd w:id="42"/>
    </w:p>
    <w:p w14:paraId="4CDDA838" w14:textId="77777777" w:rsidR="00CC39A7" w:rsidRPr="00C979B5" w:rsidRDefault="00CC39A7" w:rsidP="00C979B5"/>
    <w:p w14:paraId="6E8B3B8A" w14:textId="77777777" w:rsidR="00FD6D9B" w:rsidRPr="00C979B5" w:rsidRDefault="00CC39A7" w:rsidP="00C979B5">
      <w:pPr>
        <w:keepNext/>
        <w:spacing w:after="120" w:line="240" w:lineRule="auto"/>
        <w:jc w:val="center"/>
      </w:pPr>
      <w:r>
        <w:rPr>
          <w:noProof/>
        </w:rPr>
        <w:drawing>
          <wp:inline distT="0" distB="0" distL="0" distR="0" wp14:anchorId="0CDCB06F" wp14:editId="09694BA6">
            <wp:extent cx="4165600" cy="1609754"/>
            <wp:effectExtent l="0" t="0" r="6350" b="9525"/>
            <wp:docPr id="8445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81410" name=""/>
                    <pic:cNvPicPr/>
                  </pic:nvPicPr>
                  <pic:blipFill>
                    <a:blip r:embed="rId16"/>
                    <a:stretch>
                      <a:fillRect/>
                    </a:stretch>
                  </pic:blipFill>
                  <pic:spPr>
                    <a:xfrm>
                      <a:off x="0" y="0"/>
                      <a:ext cx="4276310" cy="1652537"/>
                    </a:xfrm>
                    <a:prstGeom prst="rect">
                      <a:avLst/>
                    </a:prstGeom>
                  </pic:spPr>
                </pic:pic>
              </a:graphicData>
            </a:graphic>
          </wp:inline>
        </w:drawing>
      </w:r>
    </w:p>
    <w:p w14:paraId="6E781D1C" w14:textId="77777777" w:rsidR="00CC39A7" w:rsidRPr="00C979B5" w:rsidRDefault="00FD6D9B" w:rsidP="00FD6D9B">
      <w:pPr>
        <w:pStyle w:val="Caption"/>
      </w:pPr>
      <w:bookmarkStart w:id="43" w:name="_Toc243419018"/>
      <w:r>
        <w:t xml:space="preserve">Figure </w:t>
      </w:r>
      <w:fldSimple w:instr=" SEQ Figure \* ARABIC ">
        <w:r>
          <w:rPr>
            <w:noProof/>
          </w:rPr>
          <w:t>5</w:t>
        </w:r>
      </w:fldSimple>
      <w:r>
        <w:t>: CoT Prompting decomposes complex tasks. Source: Ho (2025b)</w:t>
      </w:r>
      <w:bookmarkEnd w:id="43"/>
    </w:p>
    <w:p w14:paraId="11019E4E" w14:textId="77777777" w:rsidR="009621F2" w:rsidRPr="00C979B5" w:rsidRDefault="009621F2" w:rsidP="00C979B5">
      <w:pPr>
        <w:jc w:val="center"/>
      </w:pPr>
    </w:p>
    <w:p w14:paraId="0622D5CE" w14:textId="77777777" w:rsidR="007572A4" w:rsidRPr="00C979B5" w:rsidRDefault="007572A4" w:rsidP="00C979B5">
      <w:pPr>
        <w:keepNext/>
        <w:spacing w:after="120" w:line="240" w:lineRule="auto"/>
        <w:jc w:val="center"/>
      </w:pPr>
      <w:r>
        <w:rPr>
          <w:noProof/>
        </w:rPr>
        <w:drawing>
          <wp:inline distT="0" distB="0" distL="0" distR="0" wp14:anchorId="2787D10F" wp14:editId="6F1721D2">
            <wp:extent cx="5220008" cy="2572526"/>
            <wp:effectExtent l="0" t="0" r="0" b="0"/>
            <wp:docPr id="4468433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843322" name=""/>
                    <pic:cNvPicPr/>
                  </pic:nvPicPr>
                  <pic:blipFill rotWithShape="1">
                    <a:blip r:embed="rId17"/>
                    <a:srcRect l="2527" t="5359" r="2190"/>
                    <a:stretch>
                      <a:fillRect/>
                    </a:stretch>
                  </pic:blipFill>
                  <pic:spPr bwMode="auto">
                    <a:xfrm>
                      <a:off x="0" y="0"/>
                      <a:ext cx="5220008" cy="2572526"/>
                    </a:xfrm>
                    <a:prstGeom prst="rect">
                      <a:avLst/>
                    </a:prstGeom>
                    <a:ln>
                      <a:noFill/>
                    </a:ln>
                    <a:extLst>
                      <a:ext uri="{53640926-AAD7-44D8-BBD7-CCE9431645EC}">
                        <a14:shadowObscured xmlns:a14="http://schemas.microsoft.com/office/drawing/2010/main"/>
                      </a:ext>
                    </a:extLst>
                  </pic:spPr>
                </pic:pic>
              </a:graphicData>
            </a:graphic>
          </wp:inline>
        </w:drawing>
      </w:r>
    </w:p>
    <w:p w14:paraId="0170ED8C" w14:textId="77777777" w:rsidR="007572A4" w:rsidRPr="00C979B5" w:rsidRDefault="007572A4" w:rsidP="009621F2">
      <w:pPr>
        <w:pStyle w:val="Caption"/>
      </w:pPr>
      <w:bookmarkStart w:id="44" w:name="_Toc243419019"/>
      <w:r>
        <w:t xml:space="preserve">Figure </w:t>
      </w:r>
      <w:fldSimple w:instr=" SEQ Figure \* ARABIC ">
        <w:r>
          <w:rPr>
            <w:noProof/>
          </w:rPr>
          <w:t>6</w:t>
        </w:r>
      </w:fldSimple>
      <w:r>
        <w:t>: CoT prompting imbues reasoning. Source: Wei et al. (2022), as presented in Ho (2025b)</w:t>
      </w:r>
      <w:bookmarkEnd w:id="44"/>
    </w:p>
    <w:p w14:paraId="6455BFB1" w14:textId="77777777" w:rsidR="007572A4" w:rsidRPr="00C979B5" w:rsidRDefault="007572A4" w:rsidP="00C979B5">
      <w:pPr>
        <w:jc w:val="both"/>
      </w:pPr>
    </w:p>
    <w:p w14:paraId="48A7CD1B" w14:textId="77777777" w:rsidR="00AE639B" w:rsidRPr="00C979B5" w:rsidRDefault="000B3E9F" w:rsidP="00C979B5">
      <w:pPr>
        <w:jc w:val="both"/>
      </w:pPr>
      <w:r>
        <w:t>ReAct (Reason and Act) prompting extends this further by interleaving reasoning steps with actions and observations, allowing an LLM to decide what information to retrieve or what step to take next, rather than reasoning in one pass (Yao et al., 2023b). This is relevant to this project in two places. At each turn, the planner agent reasons about the learner's current understanding before proposing which category of Socratic question to ask next. The tutor agent may then act by running a small simulation, observe its result, and write its reply, which is the same reason, act and observe loop used in ReAct.</w:t>
      </w:r>
    </w:p>
    <w:p w14:paraId="68746803" w14:textId="77777777" w:rsidR="0022119E" w:rsidRPr="00C979B5" w:rsidRDefault="00AE639B" w:rsidP="00C979B5">
      <w:pPr>
        <w:keepNext/>
        <w:spacing w:before="480" w:after="120" w:line="240" w:lineRule="auto"/>
        <w:jc w:val="center"/>
      </w:pPr>
      <w:r>
        <w:rPr>
          <w:noProof/>
        </w:rPr>
        <w:drawing>
          <wp:inline distT="0" distB="0" distL="0" distR="0" wp14:anchorId="68FB306B" wp14:editId="41719083">
            <wp:extent cx="5131708" cy="2144389"/>
            <wp:effectExtent l="0" t="0" r="0" b="8890"/>
            <wp:docPr id="198754240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2992" cy="2157462"/>
                    </a:xfrm>
                    <a:prstGeom prst="rect">
                      <a:avLst/>
                    </a:prstGeom>
                    <a:noFill/>
                  </pic:spPr>
                </pic:pic>
              </a:graphicData>
            </a:graphic>
          </wp:inline>
        </w:drawing>
      </w:r>
    </w:p>
    <w:p w14:paraId="54C727CF" w14:textId="77777777" w:rsidR="00AE639B" w:rsidRPr="00C979B5" w:rsidRDefault="0022119E" w:rsidP="009621F2">
      <w:pPr>
        <w:pStyle w:val="Caption"/>
      </w:pPr>
      <w:bookmarkStart w:id="45" w:name="_Toc243419020"/>
      <w:r>
        <w:t xml:space="preserve">Figure </w:t>
      </w:r>
      <w:fldSimple w:instr=" SEQ Figure \* ARABIC ">
        <w:r>
          <w:rPr>
            <w:noProof/>
          </w:rPr>
          <w:t>7</w:t>
        </w:r>
      </w:fldSimple>
      <w:r>
        <w:t>: ReAct (Reasoning + Acting) Prompting. Source: GeeksforGeeks (2026)</w:t>
      </w:r>
      <w:bookmarkEnd w:id="45"/>
    </w:p>
    <w:p w14:paraId="774F1F8A" w14:textId="77777777" w:rsidR="00B45734" w:rsidRPr="00C979B5" w:rsidRDefault="00CD141C" w:rsidP="00C979B5">
      <w:pPr>
        <w:keepNext/>
        <w:spacing w:after="120" w:line="240" w:lineRule="auto"/>
        <w:jc w:val="center"/>
      </w:pPr>
      <w:r>
        <w:rPr>
          <w:noProof/>
        </w:rPr>
        <w:lastRenderedPageBreak/>
        <w:drawing>
          <wp:inline distT="0" distB="0" distL="0" distR="0" wp14:anchorId="7092827D" wp14:editId="7A0A3A96">
            <wp:extent cx="5096074" cy="8345387"/>
            <wp:effectExtent l="0" t="0" r="9525" b="0"/>
            <wp:docPr id="15415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92898" name=""/>
                    <pic:cNvPicPr/>
                  </pic:nvPicPr>
                  <pic:blipFill rotWithShape="1">
                    <a:blip r:embed="rId19"/>
                    <a:srcRect r="49922"/>
                    <a:stretch>
                      <a:fillRect/>
                    </a:stretch>
                  </pic:blipFill>
                  <pic:spPr bwMode="auto">
                    <a:xfrm>
                      <a:off x="0" y="0"/>
                      <a:ext cx="5119696" cy="8384071"/>
                    </a:xfrm>
                    <a:prstGeom prst="rect">
                      <a:avLst/>
                    </a:prstGeom>
                    <a:ln>
                      <a:noFill/>
                    </a:ln>
                    <a:extLst>
                      <a:ext uri="{53640926-AAD7-44D8-BBD7-CCE9431645EC}">
                        <a14:shadowObscured xmlns:a14="http://schemas.microsoft.com/office/drawing/2010/main"/>
                      </a:ext>
                    </a:extLst>
                  </pic:spPr>
                </pic:pic>
              </a:graphicData>
            </a:graphic>
          </wp:inline>
        </w:drawing>
      </w:r>
    </w:p>
    <w:p w14:paraId="3179EE30" w14:textId="77777777" w:rsidR="00CD141C" w:rsidRPr="00C979B5" w:rsidRDefault="00B45734" w:rsidP="00B45734">
      <w:pPr>
        <w:pStyle w:val="Caption"/>
      </w:pPr>
      <w:bookmarkStart w:id="46" w:name="_Toc243419021"/>
      <w:r>
        <w:t xml:space="preserve">Figure </w:t>
      </w:r>
      <w:fldSimple w:instr=" SEQ Figure \* ARABIC ">
        <w:r>
          <w:rPr>
            <w:noProof/>
          </w:rPr>
          <w:t>8</w:t>
        </w:r>
      </w:fldSimple>
      <w:r>
        <w:t>: Comparison of 4 prompting methods part 1. Source: Yao et al. (2023b), as presented in Ho (2025b)</w:t>
      </w:r>
      <w:bookmarkEnd w:id="46"/>
    </w:p>
    <w:p w14:paraId="2DB3876C" w14:textId="77777777" w:rsidR="00E8379A" w:rsidRPr="00C979B5" w:rsidRDefault="00CD141C" w:rsidP="00C979B5">
      <w:pPr>
        <w:keepNext/>
        <w:spacing w:after="120" w:line="240" w:lineRule="auto"/>
        <w:jc w:val="center"/>
      </w:pPr>
      <w:r>
        <w:br w:type="page"/>
      </w:r>
      <w:r>
        <w:rPr>
          <w:noProof/>
        </w:rPr>
        <w:lastRenderedPageBreak/>
        <w:drawing>
          <wp:inline distT="0" distB="0" distL="0" distR="0" wp14:anchorId="3663DA4D" wp14:editId="2FBA8674">
            <wp:extent cx="5181600" cy="8473386"/>
            <wp:effectExtent l="0" t="0" r="0" b="4445"/>
            <wp:docPr id="182040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92898" name=""/>
                    <pic:cNvPicPr/>
                  </pic:nvPicPr>
                  <pic:blipFill rotWithShape="1">
                    <a:blip r:embed="rId19"/>
                    <a:srcRect l="49922" t="-12" b="154"/>
                    <a:stretch>
                      <a:fillRect/>
                    </a:stretch>
                  </pic:blipFill>
                  <pic:spPr bwMode="auto">
                    <a:xfrm>
                      <a:off x="0" y="0"/>
                      <a:ext cx="5200960" cy="8505045"/>
                    </a:xfrm>
                    <a:prstGeom prst="rect">
                      <a:avLst/>
                    </a:prstGeom>
                    <a:ln>
                      <a:noFill/>
                    </a:ln>
                    <a:extLst>
                      <a:ext uri="{53640926-AAD7-44D8-BBD7-CCE9431645EC}">
                        <a14:shadowObscured xmlns:a14="http://schemas.microsoft.com/office/drawing/2010/main"/>
                      </a:ext>
                    </a:extLst>
                  </pic:spPr>
                </pic:pic>
              </a:graphicData>
            </a:graphic>
          </wp:inline>
        </w:drawing>
      </w:r>
    </w:p>
    <w:p w14:paraId="5B5F07DC" w14:textId="77777777" w:rsidR="00CD141C" w:rsidRPr="00C979B5" w:rsidRDefault="00E8379A" w:rsidP="00E8379A">
      <w:pPr>
        <w:pStyle w:val="Caption"/>
        <w:rPr>
          <w:rFonts w:eastAsiaTheme="majorEastAsia"/>
          <w:b/>
          <w:bCs/>
          <w:szCs w:val="32"/>
        </w:rPr>
      </w:pPr>
      <w:bookmarkStart w:id="47" w:name="_Toc243419022"/>
      <w:r>
        <w:t xml:space="preserve">Figure </w:t>
      </w:r>
      <w:fldSimple w:instr=" SEQ Figure \* ARABIC ">
        <w:r>
          <w:rPr>
            <w:noProof/>
          </w:rPr>
          <w:t>9</w:t>
        </w:r>
      </w:fldSimple>
      <w:r>
        <w:t>: Comparison of 4 prompting methods part 2. Source: Yao et al. (2023b), as presented in Ho (2025b)</w:t>
      </w:r>
      <w:bookmarkEnd w:id="47"/>
    </w:p>
    <w:p w14:paraId="67BD63A7" w14:textId="77777777" w:rsidR="000B3E9F" w:rsidRPr="00C979B5" w:rsidRDefault="000B3E9F" w:rsidP="000B3E9F">
      <w:pPr>
        <w:pStyle w:val="Heading2"/>
      </w:pPr>
      <w:bookmarkStart w:id="48" w:name="_Toc241526937"/>
      <w:bookmarkStart w:id="49" w:name="_Toc243418979"/>
      <w:r>
        <w:lastRenderedPageBreak/>
        <w:t>2.4 Retrieval Augmented Generation and Agentic Architecture</w:t>
      </w:r>
      <w:bookmarkEnd w:id="48"/>
      <w:bookmarkEnd w:id="49"/>
    </w:p>
    <w:p w14:paraId="67A4EA9D" w14:textId="77777777" w:rsidR="00022601" w:rsidRPr="00C979B5" w:rsidRDefault="000B3E9F" w:rsidP="00C979B5">
      <w:pPr>
        <w:jc w:val="both"/>
      </w:pPr>
      <w:r>
        <w:t>Retrieval Augmented Generation (RAG) grounds an LLM's output in external knowledge rather than relying solely on parametric memory, reducing hallucination and allowing the model to reference source material directly (Lewis et al., 2020). The standard RAG pipeline consists of data ingestion (chunking documents), embedding (converting chunks into vector representations), storage in a vector database, a retrieval engine (similarity search to find relevant passages), prompt augmentation (combining retrieved context with the user's query), and a generation model that produces the final response (Ho, 2025b; DeepLearning.AI, n.d.-f). Three paradigms of increasing sophistication are commonly distinguished: Naive RAG (a simple index, retrieve, generate pipeline), Advanced RAG (adding pre-retrieval steps such as query rewriting, and post-retrieval steps such as reranking and summarization), and Modular RAG (a flexible arrangement of interchangeable functional modules, such as routing, fusion, and iterative or adaptive retrieval) (Gao et al., 2023; DeepLearning.AI, n.d.-c).</w:t>
      </w:r>
    </w:p>
    <w:p w14:paraId="3CC966EC" w14:textId="77777777" w:rsidR="00022601" w:rsidRPr="00C979B5" w:rsidRDefault="00022601" w:rsidP="00C979B5">
      <w:pPr>
        <w:keepNext/>
        <w:spacing w:after="120" w:line="240" w:lineRule="auto"/>
        <w:jc w:val="center"/>
      </w:pPr>
      <w:r>
        <w:rPr>
          <w:noProof/>
        </w:rPr>
        <w:drawing>
          <wp:inline distT="0" distB="0" distL="0" distR="0" wp14:anchorId="21C4D8C0" wp14:editId="17BBF19A">
            <wp:extent cx="3993938" cy="3204070"/>
            <wp:effectExtent l="0" t="0" r="6985" b="0"/>
            <wp:docPr id="38688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0418" name=""/>
                    <pic:cNvPicPr/>
                  </pic:nvPicPr>
                  <pic:blipFill>
                    <a:blip r:embed="rId20"/>
                    <a:stretch>
                      <a:fillRect/>
                    </a:stretch>
                  </pic:blipFill>
                  <pic:spPr>
                    <a:xfrm>
                      <a:off x="0" y="0"/>
                      <a:ext cx="4027851" cy="3231276"/>
                    </a:xfrm>
                    <a:prstGeom prst="rect">
                      <a:avLst/>
                    </a:prstGeom>
                  </pic:spPr>
                </pic:pic>
              </a:graphicData>
            </a:graphic>
          </wp:inline>
        </w:drawing>
      </w:r>
    </w:p>
    <w:p w14:paraId="157E3611" w14:textId="77777777" w:rsidR="00022601" w:rsidRPr="00C979B5" w:rsidRDefault="00022601" w:rsidP="00022601">
      <w:pPr>
        <w:pStyle w:val="Caption"/>
      </w:pPr>
      <w:bookmarkStart w:id="50" w:name="_Toc243419023"/>
      <w:r>
        <w:t xml:space="preserve">Figure </w:t>
      </w:r>
      <w:fldSimple w:instr=" SEQ Figure \* ARABIC ">
        <w:r>
          <w:rPr>
            <w:noProof/>
          </w:rPr>
          <w:t>10</w:t>
        </w:r>
      </w:fldSimple>
      <w:r>
        <w:t>: RAG graph workflow. Source: Ho (2025b)</w:t>
      </w:r>
      <w:bookmarkEnd w:id="50"/>
    </w:p>
    <w:p w14:paraId="25ECE4D9" w14:textId="77777777" w:rsidR="00022601" w:rsidRPr="00C979B5" w:rsidRDefault="00022601" w:rsidP="00C979B5"/>
    <w:p w14:paraId="0C1414EE" w14:textId="77777777" w:rsidR="000B3E9F" w:rsidRPr="00C979B5" w:rsidRDefault="000B3E9F" w:rsidP="00C979B5">
      <w:pPr>
        <w:jc w:val="both"/>
      </w:pPr>
      <w:r>
        <w:t xml:space="preserve">For this project, plain vector-based RAG may later prove insufficient on its own, because Socratic questioning about a concept often requires tracing relationships between concepts (for example, how a streak relates to luck, and how luck relates to testing on new data), not just retrieving an isolated chunk of text. An agentic </w:t>
      </w:r>
      <w:r>
        <w:lastRenderedPageBreak/>
        <w:t>knowledge graph, where concepts are represented as connected nodes, is therefore a later option, because it would let the tutor find which earlier concept a learner's confusion comes from (DeepLearning.AI, n.d.-a, n.d.-d). The current prototype grounds the tutor in short hand-written notes for each case instead.</w:t>
      </w:r>
    </w:p>
    <w:p w14:paraId="7973957F" w14:textId="77777777" w:rsidR="008E3945" w:rsidRPr="00C979B5" w:rsidRDefault="007621BD" w:rsidP="00C979B5">
      <w:pPr>
        <w:keepNext/>
        <w:spacing w:before="360" w:after="120" w:line="240" w:lineRule="auto"/>
        <w:jc w:val="center"/>
      </w:pPr>
      <w:r>
        <w:rPr>
          <w:noProof/>
        </w:rPr>
        <w:drawing>
          <wp:inline distT="0" distB="0" distL="0" distR="0" wp14:anchorId="20306F19" wp14:editId="05836928">
            <wp:extent cx="5220008" cy="3148430"/>
            <wp:effectExtent l="0" t="0" r="0" b="0"/>
            <wp:docPr id="9648785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878553" name=""/>
                    <pic:cNvPicPr/>
                  </pic:nvPicPr>
                  <pic:blipFill>
                    <a:blip r:embed="rId21"/>
                    <a:stretch>
                      <a:fillRect/>
                    </a:stretch>
                  </pic:blipFill>
                  <pic:spPr>
                    <a:xfrm>
                      <a:off x="0" y="0"/>
                      <a:ext cx="5220008" cy="3148430"/>
                    </a:xfrm>
                    <a:prstGeom prst="rect">
                      <a:avLst/>
                    </a:prstGeom>
                  </pic:spPr>
                </pic:pic>
              </a:graphicData>
            </a:graphic>
          </wp:inline>
        </w:drawing>
      </w:r>
    </w:p>
    <w:p w14:paraId="623B1B53" w14:textId="77777777" w:rsidR="00022601" w:rsidRPr="00C979B5" w:rsidRDefault="008E3945" w:rsidP="008E3945">
      <w:pPr>
        <w:pStyle w:val="Caption"/>
      </w:pPr>
      <w:bookmarkStart w:id="51" w:name="_Toc243419024"/>
      <w:r>
        <w:t xml:space="preserve">Figure </w:t>
      </w:r>
      <w:fldSimple w:instr=" SEQ Figure \* ARABIC ">
        <w:r>
          <w:rPr>
            <w:noProof/>
          </w:rPr>
          <w:t>11</w:t>
        </w:r>
      </w:fldSimple>
      <w:r>
        <w:t>: Improved RAG patterns. Source: Gao et al. (2023), as presented in Ho (2025b)</w:t>
      </w:r>
      <w:bookmarkEnd w:id="51"/>
    </w:p>
    <w:p w14:paraId="10943877" w14:textId="77777777" w:rsidR="008E3945" w:rsidRPr="00C979B5" w:rsidRDefault="008E3945" w:rsidP="00C979B5"/>
    <w:p w14:paraId="2146E3A1" w14:textId="77777777" w:rsidR="000B3E9F" w:rsidRPr="00C979B5" w:rsidRDefault="000B3E9F" w:rsidP="00C979B5">
      <w:pPr>
        <w:jc w:val="both"/>
      </w:pPr>
      <w:r>
        <w:t>An agentic system built on these techniques typically requires connecting an LLM to external tools and data sources in a standardized way (DeepLearning.AI, n.d.-b). The Model Context Protocol (MCP) provides this standardization, exposing tools, resources and prompt templates to an LLM client through a consistent interface, which is useful when a tutor agent needs to query multiple structured resources (a knowledge graph, a learner's progress record, and course material) rather than relying on a single unstructured context window (Anthropic, 2024). Long-term memory, which lets an agent keep what a user said across sessions, is another building block of such systems (DeepLearning.AI, n.d.-e). Multi-agent architectures, such as those demonstrated in MetaGPT and AgileCoder (Hong et al., 2024; Nguyen et al., 2024) for software engineering tasks, further show that complex tasks can be decomposed across specialized collaborating agents rather than handled by a single monolithic agent, a pattern this project can borrow by separating the tutor's questioning role from its assessment role.</w:t>
      </w:r>
    </w:p>
    <w:p w14:paraId="37976C62" w14:textId="77777777" w:rsidR="00752C45" w:rsidRPr="00C979B5" w:rsidRDefault="00752C45" w:rsidP="00C979B5">
      <w:pPr>
        <w:spacing w:after="120" w:line="240" w:lineRule="auto"/>
        <w:jc w:val="center"/>
      </w:pPr>
      <w:r>
        <w:rPr>
          <w:noProof/>
        </w:rPr>
        <w:lastRenderedPageBreak/>
        <w:drawing>
          <wp:inline distT="0" distB="0" distL="0" distR="0" wp14:anchorId="3C99D2BF" wp14:editId="7436C9F7">
            <wp:extent cx="4224304" cy="2475799"/>
            <wp:effectExtent l="0" t="0" r="5080" b="1270"/>
            <wp:docPr id="190111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17808" name=""/>
                    <pic:cNvPicPr/>
                  </pic:nvPicPr>
                  <pic:blipFill>
                    <a:blip r:embed="rId22"/>
                    <a:stretch>
                      <a:fillRect/>
                    </a:stretch>
                  </pic:blipFill>
                  <pic:spPr>
                    <a:xfrm>
                      <a:off x="0" y="0"/>
                      <a:ext cx="4243253" cy="2486905"/>
                    </a:xfrm>
                    <a:prstGeom prst="rect">
                      <a:avLst/>
                    </a:prstGeom>
                  </pic:spPr>
                </pic:pic>
              </a:graphicData>
            </a:graphic>
          </wp:inline>
        </w:drawing>
      </w:r>
    </w:p>
    <w:p w14:paraId="4725BDB9" w14:textId="77777777" w:rsidR="00BF577F" w:rsidRPr="00C979B5" w:rsidRDefault="00BF577F" w:rsidP="00C979B5">
      <w:pPr>
        <w:spacing w:after="120" w:line="240" w:lineRule="auto"/>
        <w:jc w:val="center"/>
      </w:pPr>
      <w:r>
        <w:rPr>
          <w:noProof/>
        </w:rPr>
        <w:drawing>
          <wp:inline distT="0" distB="0" distL="0" distR="0" wp14:anchorId="74EF0E1A" wp14:editId="11FCE193">
            <wp:extent cx="5027640" cy="2751666"/>
            <wp:effectExtent l="0" t="0" r="1905" b="0"/>
            <wp:docPr id="6978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6612" name=""/>
                    <pic:cNvPicPr/>
                  </pic:nvPicPr>
                  <pic:blipFill>
                    <a:blip r:embed="rId23"/>
                    <a:stretch>
                      <a:fillRect/>
                    </a:stretch>
                  </pic:blipFill>
                  <pic:spPr>
                    <a:xfrm>
                      <a:off x="0" y="0"/>
                      <a:ext cx="5035444" cy="2755937"/>
                    </a:xfrm>
                    <a:prstGeom prst="rect">
                      <a:avLst/>
                    </a:prstGeom>
                  </pic:spPr>
                </pic:pic>
              </a:graphicData>
            </a:graphic>
          </wp:inline>
        </w:drawing>
      </w:r>
    </w:p>
    <w:p w14:paraId="0DEC3F0C" w14:textId="77777777" w:rsidR="00BF577F" w:rsidRPr="00C979B5" w:rsidRDefault="00BF577F" w:rsidP="00C979B5">
      <w:pPr>
        <w:keepNext/>
        <w:spacing w:after="120" w:line="240" w:lineRule="auto"/>
        <w:jc w:val="center"/>
      </w:pPr>
      <w:r>
        <w:rPr>
          <w:noProof/>
        </w:rPr>
        <w:drawing>
          <wp:inline distT="0" distB="0" distL="0" distR="0" wp14:anchorId="2D668E0F" wp14:editId="690161DC">
            <wp:extent cx="5220008" cy="2556702"/>
            <wp:effectExtent l="0" t="0" r="0" b="0"/>
            <wp:docPr id="12183907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8390719" name=""/>
                    <pic:cNvPicPr/>
                  </pic:nvPicPr>
                  <pic:blipFill>
                    <a:blip r:embed="rId24"/>
                    <a:stretch>
                      <a:fillRect/>
                    </a:stretch>
                  </pic:blipFill>
                  <pic:spPr>
                    <a:xfrm>
                      <a:off x="0" y="0"/>
                      <a:ext cx="5220008" cy="2556702"/>
                    </a:xfrm>
                    <a:prstGeom prst="rect">
                      <a:avLst/>
                    </a:prstGeom>
                  </pic:spPr>
                </pic:pic>
              </a:graphicData>
            </a:graphic>
          </wp:inline>
        </w:drawing>
      </w:r>
    </w:p>
    <w:p w14:paraId="3B3B64DC" w14:textId="77777777" w:rsidR="0076463B" w:rsidRPr="00C979B5" w:rsidRDefault="00BF577F" w:rsidP="00483124">
      <w:pPr>
        <w:pStyle w:val="Caption"/>
      </w:pPr>
      <w:bookmarkStart w:id="52" w:name="_Toc243419025"/>
      <w:r>
        <w:t xml:space="preserve">Figure </w:t>
      </w:r>
      <w:fldSimple w:instr=" SEQ Figure \* ARABIC ">
        <w:r>
          <w:rPr>
            <w:noProof/>
          </w:rPr>
          <w:t>12</w:t>
        </w:r>
      </w:fldSimple>
      <w:r>
        <w:t>: MCP, MetaGPT &amp; AgileCoder examples. Sources: Ho (2025b), Hong et al. (2024) and Nguyen et al. (2024)</w:t>
      </w:r>
      <w:bookmarkEnd w:id="52"/>
    </w:p>
    <w:p w14:paraId="709919EB" w14:textId="77777777" w:rsidR="00D52628" w:rsidRPr="00C979B5" w:rsidRDefault="00D52628" w:rsidP="00C979B5">
      <w:pPr>
        <w:jc w:val="both"/>
      </w:pPr>
      <w:r>
        <w:lastRenderedPageBreak/>
        <w:t>The idea of using agents in education is now being discussed by universities. Brand (2026) describes agentic AI as systems that plan and complete multi-step tasks, using different tools and making decisions between steps. The same article warns that universities need clear rules about what an agent can access and do, and that not every task needs an agent. Simple, fixed processes may be better handled by conventional automation. This project follows that advice: it uses LLM agents only for the parts that need language understanding (talking to the learner, judging answers, proposing the next step and reviewing replies), and uses plain code for fixed rules such as counting rounds and deciding when the level may move up.</w:t>
      </w:r>
    </w:p>
    <w:p w14:paraId="3C844FF2" w14:textId="77777777" w:rsidR="00D52628" w:rsidRPr="00C979B5" w:rsidRDefault="00D52628" w:rsidP="00C979B5"/>
    <w:p w14:paraId="3AFBCF41" w14:textId="77777777" w:rsidR="000B3E9F" w:rsidRPr="00C979B5" w:rsidRDefault="000B3E9F" w:rsidP="00C979B5">
      <w:pPr>
        <w:pStyle w:val="Heading2"/>
        <w:pageBreakBefore/>
      </w:pPr>
      <w:bookmarkStart w:id="53" w:name="_Toc241526938"/>
      <w:bookmarkStart w:id="54" w:name="_Toc243418980"/>
      <w:r>
        <w:lastRenderedPageBreak/>
        <w:t>2.5 Frameworks for Critical Thinking and Socratic Questioning</w:t>
      </w:r>
      <w:bookmarkEnd w:id="53"/>
      <w:bookmarkEnd w:id="54"/>
    </w:p>
    <w:p w14:paraId="694AD05F" w14:textId="77777777" w:rsidR="007E58DD" w:rsidRPr="00C979B5" w:rsidRDefault="000B3E9F" w:rsidP="00C979B5">
      <w:pPr>
        <w:jc w:val="both"/>
      </w:pPr>
      <w:r>
        <w:t>A recurring weakness in ad hoc "Socratic AI" prompts is the lack of a principled structure for what kind of question to ask next. Paul and Elder's framework for Socratic questioning (Paul &amp; Elder, 2006) addresses this directly, defining six categories of Socratic question:</w:t>
      </w:r>
    </w:p>
    <w:p w14:paraId="7628AB98" w14:textId="77777777" w:rsidR="00E76371" w:rsidRPr="00C979B5" w:rsidRDefault="00E76371" w:rsidP="00C979B5">
      <w:pPr>
        <w:pStyle w:val="ListParagraph"/>
        <w:numPr>
          <w:ilvl w:val="0"/>
          <w:numId w:val="9"/>
        </w:numPr>
        <w:spacing w:after="120"/>
        <w:jc w:val="both"/>
      </w:pPr>
      <w:r>
        <w:t>Clarification</w:t>
      </w:r>
    </w:p>
    <w:p w14:paraId="114BD351" w14:textId="77777777" w:rsidR="00E76371" w:rsidRPr="00C979B5" w:rsidRDefault="00E76371" w:rsidP="00C979B5">
      <w:pPr>
        <w:pStyle w:val="ListParagraph"/>
        <w:numPr>
          <w:ilvl w:val="0"/>
          <w:numId w:val="9"/>
        </w:numPr>
        <w:spacing w:after="120"/>
        <w:jc w:val="both"/>
      </w:pPr>
      <w:r>
        <w:t>Probing assumptions</w:t>
      </w:r>
    </w:p>
    <w:p w14:paraId="24F68FE3" w14:textId="77777777" w:rsidR="00E76371" w:rsidRPr="00C979B5" w:rsidRDefault="00E76371" w:rsidP="00C979B5">
      <w:pPr>
        <w:pStyle w:val="ListParagraph"/>
        <w:numPr>
          <w:ilvl w:val="0"/>
          <w:numId w:val="9"/>
        </w:numPr>
        <w:spacing w:after="120"/>
        <w:jc w:val="both"/>
      </w:pPr>
      <w:r>
        <w:t>Probing reasons and evidence</w:t>
      </w:r>
    </w:p>
    <w:p w14:paraId="21FAB98E" w14:textId="77777777" w:rsidR="00E76371" w:rsidRPr="00C979B5" w:rsidRDefault="00E76371" w:rsidP="00C979B5">
      <w:pPr>
        <w:pStyle w:val="ListParagraph"/>
        <w:numPr>
          <w:ilvl w:val="0"/>
          <w:numId w:val="9"/>
        </w:numPr>
        <w:spacing w:after="120"/>
        <w:jc w:val="both"/>
      </w:pPr>
      <w:r>
        <w:t>Exploring viewpoints and perspectives</w:t>
      </w:r>
    </w:p>
    <w:p w14:paraId="2AAD3801" w14:textId="77777777" w:rsidR="00E76371" w:rsidRPr="00C979B5" w:rsidRDefault="00E76371" w:rsidP="00C979B5">
      <w:pPr>
        <w:pStyle w:val="ListParagraph"/>
        <w:numPr>
          <w:ilvl w:val="0"/>
          <w:numId w:val="9"/>
        </w:numPr>
        <w:spacing w:after="120"/>
        <w:jc w:val="both"/>
      </w:pPr>
      <w:r>
        <w:t>Probing implications and consequences</w:t>
      </w:r>
    </w:p>
    <w:p w14:paraId="524A59C6" w14:textId="77777777" w:rsidR="007E58DD" w:rsidRPr="00C979B5" w:rsidRDefault="00E76371" w:rsidP="00C979B5">
      <w:pPr>
        <w:pStyle w:val="ListParagraph"/>
        <w:numPr>
          <w:ilvl w:val="0"/>
          <w:numId w:val="9"/>
        </w:numPr>
        <w:spacing w:after="120"/>
        <w:jc w:val="both"/>
      </w:pPr>
      <w:r>
        <w:t>Questioning the question itself</w:t>
      </w:r>
    </w:p>
    <w:p w14:paraId="0962F1DA" w14:textId="77777777" w:rsidR="00E76371" w:rsidRPr="00C979B5" w:rsidRDefault="00E76371" w:rsidP="00C979B5">
      <w:pPr>
        <w:jc w:val="both"/>
      </w:pPr>
      <w:r>
        <w:t>Paul and Elder also define intellectual standards for judging reasoning (Paul &amp; Elder, 2019): clarity, accuracy, precision, relevance, depth, breadth, logic, significance and fairness.</w:t>
      </w:r>
    </w:p>
    <w:p w14:paraId="33E4E168" w14:textId="77777777" w:rsidR="00E76371" w:rsidRPr="00C979B5" w:rsidRDefault="00E76371" w:rsidP="00C979B5">
      <w:pPr>
        <w:jc w:val="both"/>
      </w:pPr>
      <w:r>
        <w:t>It is important to see that the two parts do different jobs. The six categories describe the questions the tutor asks. The nine standards describe how good the learner's reasoning is. So, the tutor uses the six categories to decide what to ask, and the assessor checks the learner's answer for which reasoning move they showed and how well they met the standards.</w:t>
      </w:r>
    </w:p>
    <w:p w14:paraId="6EA828DF" w14:textId="77777777" w:rsidR="008F3BA5" w:rsidRPr="00C979B5" w:rsidRDefault="008F3BA5" w:rsidP="008F3BA5">
      <w:pPr>
        <w:pStyle w:val="Caption"/>
        <w:keepNext/>
      </w:pPr>
      <w:bookmarkStart w:id="55" w:name="_Toc243419034"/>
      <w:r>
        <w:t xml:space="preserve">Table </w:t>
      </w:r>
      <w:fldSimple w:instr=" SEQ Table \* ARABIC ">
        <w:r>
          <w:rPr>
            <w:noProof/>
          </w:rPr>
          <w:t>1</w:t>
        </w:r>
      </w:fldSimple>
      <w:r>
        <w:t>: The Two Pillars of Structured Socratic Dialogue</w:t>
      </w:r>
      <w:bookmarkEnd w:id="55"/>
    </w:p>
    <w:tbl>
      <w:tblPr>
        <w:tblStyle w:val="TableGrid"/>
        <w:tblW w:w="5000" w:type="pct"/>
        <w:tblLook w:val="04A0" w:firstRow="1" w:lastRow="0" w:firstColumn="1" w:lastColumn="0" w:noHBand="0" w:noVBand="1"/>
      </w:tblPr>
      <w:tblGrid>
        <w:gridCol w:w="2067"/>
        <w:gridCol w:w="1943"/>
        <w:gridCol w:w="4201"/>
      </w:tblGrid>
      <w:tr w:rsidR="008F3BA5" w:rsidRPr="00C979B5" w14:paraId="218AA50F" w14:textId="77777777" w:rsidTr="00C979B5">
        <w:trPr>
          <w:trHeight w:val="796"/>
        </w:trPr>
        <w:tc>
          <w:tcPr>
            <w:tcW w:w="1259" w:type="pct"/>
            <w:shd w:val="clear" w:color="auto" w:fill="D9D9D9" w:themeFill="background1" w:themeFillShade="D9"/>
            <w:vAlign w:val="center"/>
          </w:tcPr>
          <w:p w14:paraId="4434E7E6" w14:textId="77777777" w:rsidR="008F3BA5" w:rsidRPr="00C979B5" w:rsidRDefault="008F3BA5" w:rsidP="00C979B5">
            <w:pPr>
              <w:spacing w:before="40" w:after="40" w:line="240" w:lineRule="auto"/>
              <w:jc w:val="center"/>
              <w:rPr>
                <w:sz w:val="22"/>
              </w:rPr>
            </w:pPr>
            <w:r>
              <w:rPr>
                <w:b/>
                <w:bCs/>
                <w:sz w:val="22"/>
                <w:szCs w:val="21"/>
              </w:rPr>
              <w:t>Framework Component</w:t>
            </w:r>
          </w:p>
        </w:tc>
        <w:tc>
          <w:tcPr>
            <w:tcW w:w="1183" w:type="pct"/>
            <w:shd w:val="clear" w:color="auto" w:fill="D9D9D9" w:themeFill="background1" w:themeFillShade="D9"/>
            <w:vAlign w:val="center"/>
          </w:tcPr>
          <w:p w14:paraId="3CB14A2E" w14:textId="77777777" w:rsidR="008F3BA5" w:rsidRPr="00C979B5" w:rsidRDefault="008F3BA5" w:rsidP="00C979B5">
            <w:pPr>
              <w:spacing w:before="40" w:after="40" w:line="240" w:lineRule="auto"/>
              <w:jc w:val="center"/>
              <w:rPr>
                <w:sz w:val="22"/>
              </w:rPr>
            </w:pPr>
            <w:r>
              <w:rPr>
                <w:b/>
                <w:bCs/>
                <w:sz w:val="22"/>
                <w:szCs w:val="21"/>
              </w:rPr>
              <w:t>Core Purpose</w:t>
            </w:r>
          </w:p>
        </w:tc>
        <w:tc>
          <w:tcPr>
            <w:tcW w:w="2558" w:type="pct"/>
            <w:shd w:val="clear" w:color="auto" w:fill="D9D9D9" w:themeFill="background1" w:themeFillShade="D9"/>
            <w:vAlign w:val="center"/>
          </w:tcPr>
          <w:p w14:paraId="7877A890" w14:textId="77777777" w:rsidR="008F3BA5" w:rsidRPr="00C979B5" w:rsidRDefault="008F3BA5" w:rsidP="00C979B5">
            <w:pPr>
              <w:spacing w:before="40" w:after="40" w:line="240" w:lineRule="auto"/>
              <w:jc w:val="center"/>
              <w:rPr>
                <w:sz w:val="22"/>
              </w:rPr>
            </w:pPr>
            <w:r>
              <w:rPr>
                <w:b/>
                <w:bCs/>
                <w:sz w:val="22"/>
                <w:szCs w:val="21"/>
              </w:rPr>
              <w:t>Function in Dialogue</w:t>
            </w:r>
          </w:p>
        </w:tc>
      </w:tr>
      <w:tr w:rsidR="008F3BA5" w:rsidRPr="00C979B5" w14:paraId="70E36ACE" w14:textId="77777777" w:rsidTr="00C979B5">
        <w:trPr>
          <w:trHeight w:val="1275"/>
        </w:trPr>
        <w:tc>
          <w:tcPr>
            <w:tcW w:w="1259" w:type="pct"/>
            <w:vAlign w:val="center"/>
          </w:tcPr>
          <w:p w14:paraId="5EEAF6F5" w14:textId="77777777" w:rsidR="008F3BA5" w:rsidRPr="00C979B5" w:rsidRDefault="008F3BA5" w:rsidP="00C979B5">
            <w:pPr>
              <w:spacing w:before="40" w:after="40" w:line="240" w:lineRule="auto"/>
              <w:jc w:val="center"/>
              <w:rPr>
                <w:sz w:val="22"/>
              </w:rPr>
            </w:pPr>
            <w:r>
              <w:rPr>
                <w:rStyle w:val="Strong"/>
                <w:sz w:val="22"/>
                <w:szCs w:val="21"/>
              </w:rPr>
              <w:t>6 Socratic Question Categories</w:t>
            </w:r>
          </w:p>
        </w:tc>
        <w:tc>
          <w:tcPr>
            <w:tcW w:w="1183" w:type="pct"/>
            <w:vAlign w:val="center"/>
          </w:tcPr>
          <w:p w14:paraId="7710EBEB" w14:textId="77777777" w:rsidR="008F3BA5" w:rsidRPr="00C979B5" w:rsidRDefault="008F3BA5" w:rsidP="00C979B5">
            <w:pPr>
              <w:spacing w:before="40" w:after="40" w:line="240" w:lineRule="auto"/>
              <w:jc w:val="center"/>
              <w:rPr>
                <w:sz w:val="22"/>
              </w:rPr>
            </w:pPr>
            <w:r>
              <w:rPr>
                <w:rStyle w:val="Strong"/>
                <w:sz w:val="22"/>
                <w:szCs w:val="21"/>
              </w:rPr>
              <w:t>The Ladder:</w:t>
            </w:r>
            <w:r>
              <w:rPr>
                <w:sz w:val="22"/>
                <w:szCs w:val="21"/>
              </w:rPr>
              <w:t xml:space="preserve"> Determines </w:t>
            </w:r>
            <w:r>
              <w:rPr>
                <w:rStyle w:val="Emphasis"/>
                <w:sz w:val="22"/>
                <w:szCs w:val="21"/>
              </w:rPr>
              <w:t>what</w:t>
            </w:r>
            <w:r>
              <w:rPr>
                <w:sz w:val="22"/>
                <w:szCs w:val="21"/>
              </w:rPr>
              <w:t xml:space="preserve"> to ask next.</w:t>
            </w:r>
          </w:p>
        </w:tc>
        <w:tc>
          <w:tcPr>
            <w:tcW w:w="2558" w:type="pct"/>
            <w:vAlign w:val="center"/>
          </w:tcPr>
          <w:p w14:paraId="5F378B2F" w14:textId="77777777" w:rsidR="008F3BA5" w:rsidRPr="00C979B5" w:rsidRDefault="009144C3" w:rsidP="00C979B5">
            <w:pPr>
              <w:spacing w:before="40" w:after="40" w:line="240" w:lineRule="auto"/>
              <w:jc w:val="center"/>
              <w:rPr>
                <w:sz w:val="22"/>
              </w:rPr>
            </w:pPr>
            <w:r>
              <w:rPr>
                <w:sz w:val="22"/>
                <w:szCs w:val="21"/>
              </w:rPr>
              <w:t>Moves the conversation from basic understanding to deep implication</w:t>
            </w:r>
          </w:p>
        </w:tc>
      </w:tr>
      <w:tr w:rsidR="008F3BA5" w:rsidRPr="00C979B5" w14:paraId="67C64077" w14:textId="77777777" w:rsidTr="00C979B5">
        <w:trPr>
          <w:trHeight w:val="1191"/>
        </w:trPr>
        <w:tc>
          <w:tcPr>
            <w:tcW w:w="1259" w:type="pct"/>
            <w:vAlign w:val="center"/>
          </w:tcPr>
          <w:p w14:paraId="5F854DC8" w14:textId="77777777" w:rsidR="008F3BA5" w:rsidRPr="00C979B5" w:rsidRDefault="008F3BA5" w:rsidP="00C979B5">
            <w:pPr>
              <w:spacing w:before="40" w:after="40" w:line="240" w:lineRule="auto"/>
              <w:jc w:val="center"/>
              <w:rPr>
                <w:sz w:val="22"/>
              </w:rPr>
            </w:pPr>
            <w:r>
              <w:rPr>
                <w:rStyle w:val="Strong"/>
                <w:sz w:val="22"/>
                <w:szCs w:val="21"/>
              </w:rPr>
              <w:t>9 Intellectual Standards</w:t>
            </w:r>
          </w:p>
        </w:tc>
        <w:tc>
          <w:tcPr>
            <w:tcW w:w="1183" w:type="pct"/>
            <w:vAlign w:val="center"/>
          </w:tcPr>
          <w:p w14:paraId="1805CFB2" w14:textId="77777777" w:rsidR="008F3BA5" w:rsidRPr="00C979B5" w:rsidRDefault="008F3BA5" w:rsidP="00C979B5">
            <w:pPr>
              <w:spacing w:before="40" w:after="40" w:line="240" w:lineRule="auto"/>
              <w:jc w:val="center"/>
              <w:rPr>
                <w:sz w:val="22"/>
              </w:rPr>
            </w:pPr>
            <w:r>
              <w:rPr>
                <w:rStyle w:val="Strong"/>
                <w:sz w:val="22"/>
                <w:szCs w:val="21"/>
              </w:rPr>
              <w:t>The Criteria:</w:t>
            </w:r>
            <w:r>
              <w:rPr>
                <w:sz w:val="22"/>
                <w:szCs w:val="21"/>
              </w:rPr>
              <w:t xml:space="preserve"> Evaluates </w:t>
            </w:r>
            <w:r>
              <w:rPr>
                <w:rStyle w:val="Emphasis"/>
                <w:sz w:val="22"/>
                <w:szCs w:val="21"/>
              </w:rPr>
              <w:t>how well</w:t>
            </w:r>
            <w:r>
              <w:rPr>
                <w:sz w:val="22"/>
                <w:szCs w:val="21"/>
              </w:rPr>
              <w:t xml:space="preserve"> the user reasons.</w:t>
            </w:r>
          </w:p>
        </w:tc>
        <w:tc>
          <w:tcPr>
            <w:tcW w:w="2558" w:type="pct"/>
            <w:vAlign w:val="center"/>
          </w:tcPr>
          <w:p w14:paraId="31FD9191" w14:textId="77777777" w:rsidR="008F3BA5" w:rsidRPr="00C979B5" w:rsidRDefault="009144C3" w:rsidP="00C979B5">
            <w:pPr>
              <w:spacing w:before="40" w:after="40" w:line="240" w:lineRule="auto"/>
              <w:jc w:val="center"/>
              <w:rPr>
                <w:sz w:val="22"/>
              </w:rPr>
            </w:pPr>
            <w:r>
              <w:rPr>
                <w:sz w:val="22"/>
                <w:szCs w:val="21"/>
              </w:rPr>
              <w:t>Finds gaps, flaws or bias in the learner's answer</w:t>
            </w:r>
          </w:p>
        </w:tc>
      </w:tr>
    </w:tbl>
    <w:p w14:paraId="3BA3F870" w14:textId="77777777" w:rsidR="008F3BA5" w:rsidRPr="00C979B5" w:rsidRDefault="008F3BA5" w:rsidP="00C979B5">
      <w:pPr>
        <w:jc w:val="both"/>
      </w:pPr>
    </w:p>
    <w:p w14:paraId="1C7EA70C" w14:textId="77777777" w:rsidR="002046E5" w:rsidRPr="00C979B5" w:rsidRDefault="002046E5" w:rsidP="00C979B5">
      <w:pPr>
        <w:jc w:val="both"/>
      </w:pPr>
      <w:r>
        <w:t xml:space="preserve">Together, these two frameworks offer this project a principled alternative to an unstructured Socratic prompt: the six question categories provide the ladder that </w:t>
      </w:r>
      <w:r>
        <w:lastRenderedPageBreak/>
        <w:t>determines what to ask next, and the Intellectual Standards provide the criteria for evaluating how well the learner reasoned at each rung of that ladder. The parent SoTL proposal links this to Bloom's taxonomy. It plans for the tutor to move learners from recall and application (Bloom levels 2 to 3) to analytical reasoning (level 4), to inductive reasoning (level 5), and to score transcripts with a rubric built from the Paul-Elder model and Richard Paul's six levels of Socratic questioning.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4329"/>
      </w:tblGrid>
      <w:tr w:rsidR="002046E5" w:rsidRPr="00C979B5" w14:paraId="72798378" w14:textId="77777777" w:rsidTr="00C979B5">
        <w:tc>
          <w:tcPr>
            <w:tcW w:w="2299" w:type="pct"/>
          </w:tcPr>
          <w:p w14:paraId="41DB4057" w14:textId="77777777" w:rsidR="002046E5" w:rsidRPr="00C979B5" w:rsidRDefault="002046E5" w:rsidP="00C979B5">
            <w:pPr>
              <w:keepNext/>
              <w:spacing w:before="40" w:after="40" w:line="240" w:lineRule="auto"/>
              <w:rPr>
                <w:sz w:val="22"/>
              </w:rPr>
            </w:pPr>
            <w:r>
              <w:rPr>
                <w:noProof/>
                <w:sz w:val="22"/>
              </w:rPr>
              <w:drawing>
                <wp:inline distT="0" distB="0" distL="0" distR="0" wp14:anchorId="7913392B" wp14:editId="56B684E8">
                  <wp:extent cx="2451100" cy="5682461"/>
                  <wp:effectExtent l="0" t="0" r="6350" b="0"/>
                  <wp:docPr id="59230922" name="Picture 9" descr="the 6 types of socratic questions. : r/cool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6 types of socratic questions. : r/coolguides"/>
                          <pic:cNvPicPr>
                            <a:picLocks noChangeAspect="1" noChangeArrowheads="1"/>
                          </pic:cNvPicPr>
                        </pic:nvPicPr>
                        <pic:blipFill rotWithShape="1">
                          <a:blip r:embed="rId25">
                            <a:extLst>
                              <a:ext uri="{28A0092B-C50C-407E-A947-70E740481C1C}">
                                <a14:useLocalDpi xmlns:a14="http://schemas.microsoft.com/office/drawing/2010/main" val="0"/>
                              </a:ext>
                            </a:extLst>
                          </a:blip>
                          <a:srcRect l="6977" t="15824" r="4636" b="-118"/>
                          <a:stretch>
                            <a:fillRect/>
                          </a:stretch>
                        </pic:blipFill>
                        <pic:spPr bwMode="auto">
                          <a:xfrm>
                            <a:off x="0" y="0"/>
                            <a:ext cx="2491492" cy="5776104"/>
                          </a:xfrm>
                          <a:prstGeom prst="rect">
                            <a:avLst/>
                          </a:prstGeom>
                          <a:noFill/>
                          <a:ln>
                            <a:noFill/>
                          </a:ln>
                          <a:extLst>
                            <a:ext uri="{53640926-AAD7-44D8-BBD7-CCE9431645EC}">
                              <a14:shadowObscured xmlns:a14="http://schemas.microsoft.com/office/drawing/2010/main"/>
                            </a:ext>
                          </a:extLst>
                        </pic:spPr>
                      </pic:pic>
                    </a:graphicData>
                  </a:graphic>
                </wp:inline>
              </w:drawing>
            </w:r>
          </w:p>
          <w:p w14:paraId="1340204D" w14:textId="77777777" w:rsidR="002046E5" w:rsidRPr="00C979B5" w:rsidRDefault="002046E5" w:rsidP="00C979B5">
            <w:pPr>
              <w:keepNext/>
              <w:spacing w:before="40" w:after="40" w:line="240" w:lineRule="auto"/>
              <w:rPr>
                <w:sz w:val="22"/>
              </w:rPr>
            </w:pPr>
          </w:p>
          <w:p w14:paraId="1E23E385" w14:textId="77777777" w:rsidR="002046E5" w:rsidRPr="00C979B5" w:rsidRDefault="002046E5" w:rsidP="002046E5">
            <w:pPr>
              <w:pStyle w:val="Caption"/>
              <w:rPr>
                <w:noProof/>
              </w:rPr>
            </w:pPr>
            <w:bookmarkStart w:id="56" w:name="_Toc243419026"/>
            <w:r>
              <w:t xml:space="preserve">Figure </w:t>
            </w:r>
            <w:fldSimple w:instr=" SEQ Figure \* ARABIC ">
              <w:r>
                <w:rPr>
                  <w:noProof/>
                </w:rPr>
                <w:t>13</w:t>
              </w:r>
            </w:fldSimple>
            <w:r>
              <w:t>: The Six Categories of Socratic Questioning, based on Paul and Elder (2006). Image: Bowman (2017)</w:t>
            </w:r>
            <w:bookmarkEnd w:id="56"/>
          </w:p>
        </w:tc>
        <w:tc>
          <w:tcPr>
            <w:tcW w:w="2701" w:type="pct"/>
          </w:tcPr>
          <w:p w14:paraId="61DC2BF9" w14:textId="77777777" w:rsidR="002046E5" w:rsidRPr="00C979B5" w:rsidRDefault="002046E5" w:rsidP="00C979B5">
            <w:pPr>
              <w:keepNext/>
              <w:spacing w:before="40" w:after="40" w:line="240" w:lineRule="auto"/>
              <w:rPr>
                <w:sz w:val="22"/>
              </w:rPr>
            </w:pPr>
            <w:r>
              <w:rPr>
                <w:noProof/>
                <w:sz w:val="22"/>
              </w:rPr>
              <w:drawing>
                <wp:inline distT="0" distB="0" distL="0" distR="0" wp14:anchorId="19D0B99D" wp14:editId="4659E664">
                  <wp:extent cx="2750185" cy="4956829"/>
                  <wp:effectExtent l="0" t="0" r="0" b="0"/>
                  <wp:docPr id="2140628613" name="Picture 10" descr="Criteria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iteria Corner"/>
                          <pic:cNvPicPr>
                            <a:picLocks noChangeAspect="1" noChangeArrowheads="1"/>
                          </pic:cNvPicPr>
                        </pic:nvPicPr>
                        <pic:blipFill rotWithShape="1">
                          <a:blip r:embed="rId26">
                            <a:extLst>
                              <a:ext uri="{28A0092B-C50C-407E-A947-70E740481C1C}">
                                <a14:useLocalDpi xmlns:a14="http://schemas.microsoft.com/office/drawing/2010/main" val="0"/>
                              </a:ext>
                            </a:extLst>
                          </a:blip>
                          <a:srcRect l="6148" t="-760" r="2183" b="760"/>
                          <a:stretch>
                            <a:fillRect/>
                          </a:stretch>
                        </pic:blipFill>
                        <pic:spPr bwMode="auto">
                          <a:xfrm>
                            <a:off x="0" y="0"/>
                            <a:ext cx="2769477" cy="4991600"/>
                          </a:xfrm>
                          <a:prstGeom prst="rect">
                            <a:avLst/>
                          </a:prstGeom>
                          <a:noFill/>
                          <a:ln>
                            <a:noFill/>
                          </a:ln>
                          <a:extLst>
                            <a:ext uri="{53640926-AAD7-44D8-BBD7-CCE9431645EC}">
                              <a14:shadowObscured xmlns:a14="http://schemas.microsoft.com/office/drawing/2010/main"/>
                            </a:ext>
                          </a:extLst>
                        </pic:spPr>
                      </pic:pic>
                    </a:graphicData>
                  </a:graphic>
                </wp:inline>
              </w:drawing>
            </w:r>
          </w:p>
          <w:p w14:paraId="568FD44F" w14:textId="77777777" w:rsidR="002046E5" w:rsidRPr="00C979B5" w:rsidRDefault="002046E5" w:rsidP="00C979B5">
            <w:pPr>
              <w:keepNext/>
              <w:spacing w:before="40" w:after="40" w:line="240" w:lineRule="auto"/>
              <w:rPr>
                <w:sz w:val="22"/>
              </w:rPr>
            </w:pPr>
          </w:p>
          <w:p w14:paraId="66D0C745" w14:textId="77777777" w:rsidR="002046E5" w:rsidRPr="00C979B5" w:rsidRDefault="002046E5" w:rsidP="00C83E7B">
            <w:pPr>
              <w:pStyle w:val="Caption"/>
              <w:rPr>
                <w:rFonts w:eastAsiaTheme="majorEastAsia"/>
                <w:b/>
                <w:bCs/>
                <w:szCs w:val="32"/>
              </w:rPr>
            </w:pPr>
            <w:bookmarkStart w:id="57" w:name="_Toc243419027"/>
            <w:r>
              <w:t xml:space="preserve">Figure </w:t>
            </w:r>
            <w:fldSimple w:instr=" SEQ Figure \* ARABIC ">
              <w:r>
                <w:rPr>
                  <w:noProof/>
                </w:rPr>
                <w:t>14</w:t>
              </w:r>
            </w:fldSimple>
            <w:r>
              <w:t>: The Nine Intellectual Standards, based on Paul and Elder (2019). Image: Elder and Paul (2008)</w:t>
            </w:r>
            <w:bookmarkEnd w:id="57"/>
          </w:p>
        </w:tc>
      </w:tr>
    </w:tbl>
    <w:p w14:paraId="3AB597E4" w14:textId="77777777" w:rsidR="002046E5" w:rsidRPr="00C979B5" w:rsidRDefault="002046E5" w:rsidP="00C979B5">
      <w:pPr>
        <w:jc w:val="both"/>
      </w:pPr>
    </w:p>
    <w:p w14:paraId="6390E50F" w14:textId="77777777" w:rsidR="00AD52D5" w:rsidRDefault="00AD52D5">
      <w:pPr>
        <w:spacing w:after="160" w:line="278" w:lineRule="auto"/>
        <w:rPr>
          <w:b/>
          <w:bCs/>
        </w:rPr>
      </w:pPr>
      <w:r>
        <w:br w:type="page"/>
      </w:r>
    </w:p>
    <w:p w14:paraId="48B06B7B" w14:textId="77777777" w:rsidR="00525AD0" w:rsidRPr="00C979B5" w:rsidRDefault="00532490">
      <w:pPr>
        <w:pStyle w:val="Heading3"/>
      </w:pPr>
      <w:bookmarkStart w:id="58" w:name="_Toc243418981"/>
      <w:r>
        <w:lastRenderedPageBreak/>
        <w:t>2.5.1 Beyond the Two Pillars: Knowledge, Reasoning and Complexity</w:t>
      </w:r>
      <w:bookmarkEnd w:id="58"/>
    </w:p>
    <w:p w14:paraId="33183144" w14:textId="77777777" w:rsidR="00A97DBB" w:rsidRPr="00C979B5" w:rsidRDefault="00532490" w:rsidP="00BC7FCF">
      <w:pPr>
        <w:jc w:val="both"/>
      </w:pPr>
      <w:r>
        <w:t>The two pillars say what to ask and how good an answer is, but they do not say what kind of thinking the learner did, or which knowledge they used to do it. Discussion with the supervisor led to a wider framework with four more parts, shown in Figure 15. It is still a working model, so the links between the parts are treated as open questions.</w:t>
      </w:r>
    </w:p>
    <w:p w14:paraId="4226C08A" w14:textId="77777777" w:rsidR="00525AD0" w:rsidRPr="00C979B5" w:rsidRDefault="00532490" w:rsidP="00C979B5">
      <w:pPr>
        <w:pStyle w:val="ListParagraph"/>
        <w:numPr>
          <w:ilvl w:val="0"/>
          <w:numId w:val="25"/>
        </w:numPr>
        <w:spacing w:after="120"/>
        <w:jc w:val="both"/>
      </w:pPr>
      <w:r>
        <w:rPr>
          <w:b/>
          <w:bCs/>
        </w:rPr>
        <w:t xml:space="preserve">Types of knowledge. </w:t>
      </w:r>
      <w:r>
        <w:t>Anderson and Krathwohl (2001) revised Bloom's taxonomy with a separate knowledge dimension of factual, conceptual, procedural and metacognitive knowledge. This project adds causal and relational knowledge, because quant reasoning often asks why one thing changes another and how things are linked. It also adds strategic and epistemic knowledge, which lead to a choice or to a judgement of what is worth believing. Many of these can be drawn as graphs, so procedural knowledge is a chain of steps and causal knowledge is a set of arrows that mean "causes".</w:t>
      </w:r>
    </w:p>
    <w:p w14:paraId="63B548DE" w14:textId="77777777" w:rsidR="00A97DBB" w:rsidRPr="00C979B5" w:rsidRDefault="00A97DBB" w:rsidP="00C979B5">
      <w:pPr>
        <w:pStyle w:val="ListParagraph"/>
        <w:spacing w:after="120"/>
        <w:jc w:val="both"/>
      </w:pPr>
    </w:p>
    <w:p w14:paraId="3CB96B94" w14:textId="77777777" w:rsidR="00525AD0" w:rsidRPr="00C979B5" w:rsidRDefault="00532490" w:rsidP="00C979B5">
      <w:pPr>
        <w:pStyle w:val="ListParagraph"/>
        <w:numPr>
          <w:ilvl w:val="0"/>
          <w:numId w:val="25"/>
        </w:numPr>
        <w:spacing w:after="120"/>
        <w:jc w:val="both"/>
      </w:pPr>
      <w:r>
        <w:rPr>
          <w:b/>
          <w:bCs/>
        </w:rPr>
        <w:t xml:space="preserve">Modes of reasoning. </w:t>
      </w:r>
      <w:r>
        <w:t>Inductive reasoning moves from observations to a general idea, deductive reasoning moves from rules and facts to a specific conclusion, and abductive reasoning infers the best explanation from incomplete information, as in a diagnosis. Analogical reasoning maps an idea from one field to another, and counterfactual reasoning tests where a general idea fails. In quant, a learner reasons inductively when they notice that all the banks in a region fell and not just one, and abductively when they ask what unreported news could explain a sudden fall. The first three modes are the focus of this project.</w:t>
      </w:r>
    </w:p>
    <w:p w14:paraId="3060DB11" w14:textId="77777777" w:rsidR="00A97DBB" w:rsidRPr="00C979B5" w:rsidRDefault="00A97DBB" w:rsidP="00C979B5">
      <w:pPr>
        <w:pStyle w:val="ListParagraph"/>
        <w:spacing w:after="120"/>
        <w:jc w:val="both"/>
      </w:pPr>
    </w:p>
    <w:p w14:paraId="0EC0EDE6" w14:textId="77777777" w:rsidR="00525AD0" w:rsidRPr="00C979B5" w:rsidRDefault="00532490" w:rsidP="00C979B5">
      <w:pPr>
        <w:pStyle w:val="ListParagraph"/>
        <w:numPr>
          <w:ilvl w:val="0"/>
          <w:numId w:val="25"/>
        </w:numPr>
        <w:spacing w:after="120"/>
        <w:jc w:val="both"/>
      </w:pPr>
      <w:r>
        <w:rPr>
          <w:b/>
          <w:bCs/>
        </w:rPr>
        <w:t xml:space="preserve">Prerequisites and complexity. </w:t>
      </w:r>
      <w:r>
        <w:t>Paul and Elder's eight elements of thought (Paul &amp; Elder, 2019) (purpose, question at issue, information, interpretation and inference, concepts, assumptions, implications and point of view) describe what any piece of reasoning contains. The first three come before reasoning can start, so they act as prerequisites. The SOLO taxonomy of Biggs and Collis (1982) grades a learning outcome as prestructural, unistructural, multistructural, relational or extended abstract, which offers a way to grade how many types of knowledge a learner joins together.</w:t>
      </w:r>
    </w:p>
    <w:p w14:paraId="1A73586A" w14:textId="77777777" w:rsidR="00A97DBB" w:rsidRPr="00C979B5" w:rsidRDefault="00A97DBB" w:rsidP="00C979B5">
      <w:pPr>
        <w:pStyle w:val="ListParagraph"/>
        <w:spacing w:after="120"/>
        <w:jc w:val="both"/>
      </w:pPr>
    </w:p>
    <w:p w14:paraId="56139567" w14:textId="77777777" w:rsidR="00525AD0" w:rsidRPr="00C979B5" w:rsidRDefault="00532490" w:rsidP="00C979B5">
      <w:pPr>
        <w:pStyle w:val="ListParagraph"/>
        <w:numPr>
          <w:ilvl w:val="0"/>
          <w:numId w:val="25"/>
        </w:numPr>
        <w:spacing w:after="120"/>
        <w:jc w:val="both"/>
      </w:pPr>
      <w:r>
        <w:rPr>
          <w:b/>
          <w:bCs/>
        </w:rPr>
        <w:t xml:space="preserve">Measuring a skill over many trials. </w:t>
      </w:r>
      <w:r>
        <w:t>A single answer is weak evidence of a skill. If each element is marked 1 or 0 over many questions, each learner gets a string of marks. The Hamming distance, which is the number of places where two such strings differ (Hamming, 1950), gives a simple first measure, for example between a learner's pattern and a mastered pattern. Factor analysis can then test, across many learners, whether the marks group into distinct skills, which is the plan of the parent SoTL project.</w:t>
      </w:r>
    </w:p>
    <w:p w14:paraId="4857616A" w14:textId="77777777" w:rsidR="00A97DBB" w:rsidRPr="00C979B5" w:rsidRDefault="00A97DBB" w:rsidP="00C979B5">
      <w:pPr>
        <w:pStyle w:val="ListParagraph"/>
        <w:spacing w:after="120"/>
        <w:jc w:val="both"/>
      </w:pPr>
    </w:p>
    <w:p w14:paraId="5B4106E8" w14:textId="77777777" w:rsidR="00525AD0" w:rsidRPr="00C979B5" w:rsidRDefault="00532490" w:rsidP="00C979B5">
      <w:pPr>
        <w:keepNext/>
        <w:spacing w:before="120" w:after="120" w:line="240" w:lineRule="auto"/>
        <w:jc w:val="center"/>
      </w:pPr>
      <w:r>
        <w:rPr>
          <w:noProof/>
        </w:rPr>
        <w:drawing>
          <wp:inline distT="0" distB="0" distL="0" distR="0" wp14:anchorId="572EFD25" wp14:editId="7C9ECA91">
            <wp:extent cx="5220008" cy="3501392"/>
            <wp:effectExtent l="133350" t="114300" r="152400" b="156210"/>
            <wp:docPr id="91025" name="Claude figure 9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25" name="framework.png"/>
                    <pic:cNvPicPr/>
                  </pic:nvPicPr>
                  <pic:blipFill>
                    <a:blip r:embed="rId27"/>
                    <a:stretch>
                      <a:fillRect/>
                    </a:stretch>
                  </pic:blipFill>
                  <pic:spPr>
                    <a:xfrm>
                      <a:off x="0" y="0"/>
                      <a:ext cx="5220008" cy="35013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B2E598" w14:textId="77777777" w:rsidR="00525AD0" w:rsidRPr="00C979B5" w:rsidRDefault="00532490">
      <w:pPr>
        <w:pStyle w:val="Caption"/>
      </w:pPr>
      <w:bookmarkStart w:id="59" w:name="_Toc243419028"/>
      <w:r>
        <w:t xml:space="preserve">Figure </w:t>
      </w:r>
      <w:fldSimple w:instr=" SEQ Figure \* ARABIC ">
        <w:r>
          <w:rPr>
            <w:noProof/>
          </w:rPr>
          <w:t>15</w:t>
        </w:r>
      </w:fldSimple>
      <w:r>
        <w:t>: The working framework. Built parts are in teal and planned parts are in amber</w:t>
      </w:r>
      <w:bookmarkEnd w:id="59"/>
    </w:p>
    <w:p w14:paraId="321EE6F7" w14:textId="77777777" w:rsidR="00497276" w:rsidRPr="00C979B5" w:rsidRDefault="00497276" w:rsidP="00C979B5">
      <w:pPr>
        <w:pStyle w:val="Heading2"/>
        <w:pageBreakBefore/>
      </w:pPr>
      <w:bookmarkStart w:id="60" w:name="_Toc241526939"/>
      <w:bookmarkStart w:id="61" w:name="_Toc243418982"/>
      <w:r>
        <w:lastRenderedPageBreak/>
        <w:t>2.6 Empirical Work on Socratic Questioning and Socratic AI</w:t>
      </w:r>
      <w:bookmarkEnd w:id="60"/>
      <w:bookmarkEnd w:id="61"/>
    </w:p>
    <w:p w14:paraId="668F570A" w14:textId="77777777" w:rsidR="00925527" w:rsidRPr="00C979B5" w:rsidRDefault="00925527" w:rsidP="00C979B5">
      <w:pPr>
        <w:jc w:val="both"/>
      </w:pPr>
      <w:r>
        <w:t xml:space="preserve">Socratic questioning has a good record in teaching. Studies in education, nursing and healthcare training report that it improves reflective thinking and reasoning (Sahamid, 2016; Makhene, 2019; Hu, 2023; Ho et al., 2023). The main limit is that teachers rarely have the time to do it well for every student. </w:t>
      </w:r>
    </w:p>
    <w:p w14:paraId="240AF526" w14:textId="77777777" w:rsidR="00925527" w:rsidRPr="00C979B5" w:rsidRDefault="00925527" w:rsidP="00C979B5">
      <w:pPr>
        <w:jc w:val="both"/>
      </w:pPr>
      <w:r>
        <w:t>AI can offer Socratic dialogue at scale. Degen and Asanov (2025) tested a Socratic AI tutor with 65 pre-service teacher students in Germany and compared it with an uninstructed AI chatbot (see also University of Kassel, 2025). Students who used the Socratic tutor reported significantly more support for critical, independent and reflective thinking. The authors also argue for multi-agent systems made of specialised AI agents, which supports the design choice in this project. Note one limit: the result is based on what students reported about the chatbot, not on a direct measure of their thinking.</w:t>
      </w:r>
    </w:p>
    <w:p w14:paraId="536B7677" w14:textId="77777777" w:rsidR="00925527" w:rsidRPr="00C979B5" w:rsidRDefault="00925527" w:rsidP="00C979B5">
      <w:pPr>
        <w:jc w:val="both"/>
      </w:pPr>
      <w:r>
        <w:t xml:space="preserve">The parent proposal describes other related work. Fan (2025) reports that structured Socratic scaffolding through AI deepened student inquiry compared with unstructured AI use. K. W. Lee et al. (2025) applied Bloom's taxonomy labels to Socratic chatbot dialogues to study students' thinking. Yan et al. (2023) reviewed LLMs in education and found that much of the work judges outputs and not the reasoning process. </w:t>
      </w:r>
    </w:p>
    <w:p w14:paraId="5CAC8DE4" w14:textId="77777777" w:rsidR="00925527" w:rsidRPr="00C979B5" w:rsidRDefault="00925527" w:rsidP="00C979B5">
      <w:pPr>
        <w:jc w:val="both"/>
      </w:pPr>
      <w:r>
        <w:t>Together, this work shows that Socratic AI is promising, and that measuring the reasoning process is still an open problem. This project addresses both.</w:t>
      </w:r>
    </w:p>
    <w:p w14:paraId="62CC5BC9" w14:textId="77777777" w:rsidR="00497276" w:rsidRPr="00C979B5" w:rsidRDefault="00497276" w:rsidP="00C979B5"/>
    <w:p w14:paraId="54EA26CE" w14:textId="77777777" w:rsidR="00497276" w:rsidRPr="00C979B5" w:rsidRDefault="00497276" w:rsidP="00C979B5">
      <w:pPr>
        <w:jc w:val="both"/>
      </w:pPr>
    </w:p>
    <w:p w14:paraId="35DF7F2F" w14:textId="77777777" w:rsidR="002046E5" w:rsidRPr="00C979B5" w:rsidRDefault="002046E5" w:rsidP="00C979B5"/>
    <w:p w14:paraId="5A1EF973" w14:textId="77777777" w:rsidR="000B3E9F" w:rsidRPr="00C979B5" w:rsidRDefault="000B3E9F" w:rsidP="00C979B5">
      <w:pPr>
        <w:pStyle w:val="Heading2"/>
        <w:pageBreakBefore/>
      </w:pPr>
      <w:bookmarkStart w:id="62" w:name="_Toc241526940"/>
      <w:bookmarkStart w:id="63" w:name="_Toc243418983"/>
      <w:r>
        <w:lastRenderedPageBreak/>
        <w:t>2.7 Existing AI Tutoring Tools: A Gap Analysis</w:t>
      </w:r>
      <w:bookmarkEnd w:id="62"/>
      <w:bookmarkEnd w:id="63"/>
    </w:p>
    <w:p w14:paraId="7154A6A3" w14:textId="77777777" w:rsidR="000B3E9F" w:rsidRPr="00C979B5" w:rsidRDefault="000B3E9F" w:rsidP="00C979B5">
      <w:pPr>
        <w:jc w:val="both"/>
      </w:pPr>
      <w:r>
        <w:t>Several existing tools already attempt some version of Socratic, non-answer-giving AI tutoring. A custom Gemini Gem tested during this project's early exploration, described publicly as a "Socratic Tutor," (AI Theory Guy, n.d.) successfully refuses to give direct answers and instead asks a single guiding question per turn, grounded in material the instructor uploads. This project tested two Gemini Gem tutors: an online Socratic Tutor Gem (Test #1) and the project's own first prompt (Test #2). During testing, this Gem also proposed an informal three-point scoring idea for tracking a learner's critical thinking (one point for a basic factual question, two points for asking for supporting evidence, three points for identifying a bias, gap, or assumption). Other tools, such as Khan Academy's Khanmigo (Khan Academy, n.d.), use a similar hint-first, answer-later approach, and general-purpose custom GPT-style assistants can be configured with similar Socratic prompts.</w:t>
      </w:r>
    </w:p>
    <w:p w14:paraId="5789B0B4" w14:textId="77777777" w:rsidR="00742392" w:rsidRPr="00C979B5" w:rsidRDefault="007A0039" w:rsidP="00C979B5">
      <w:pPr>
        <w:keepNext/>
        <w:spacing w:before="240" w:after="120" w:line="240" w:lineRule="auto"/>
        <w:jc w:val="center"/>
      </w:pPr>
      <w:r>
        <w:rPr>
          <w:noProof/>
        </w:rPr>
        <w:drawing>
          <wp:inline distT="0" distB="0" distL="0" distR="0" wp14:anchorId="40219ACF" wp14:editId="6E70AEC0">
            <wp:extent cx="5220008" cy="2469302"/>
            <wp:effectExtent l="133350" t="114300" r="152400" b="160020"/>
            <wp:docPr id="12628464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2846490" name=""/>
                    <pic:cNvPicPr/>
                  </pic:nvPicPr>
                  <pic:blipFill>
                    <a:blip r:embed="rId28"/>
                    <a:stretch>
                      <a:fillRect/>
                    </a:stretch>
                  </pic:blipFill>
                  <pic:spPr>
                    <a:xfrm>
                      <a:off x="0" y="0"/>
                      <a:ext cx="5220008" cy="24693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anchor distT="0" distB="0" distL="114300" distR="114300" simplePos="0" relativeHeight="251660288" behindDoc="0" locked="0" layoutInCell="1" allowOverlap="1" wp14:anchorId="0B96C508" wp14:editId="32118D69">
            <wp:simplePos x="0" y="0"/>
            <wp:positionH relativeFrom="margin">
              <wp:posOffset>165099</wp:posOffset>
            </wp:positionH>
            <wp:positionV relativeFrom="paragraph">
              <wp:posOffset>1526540</wp:posOffset>
            </wp:positionV>
            <wp:extent cx="998915" cy="1047750"/>
            <wp:effectExtent l="0" t="0" r="0" b="0"/>
            <wp:wrapNone/>
            <wp:docPr id="78880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6385" name=""/>
                    <pic:cNvPicPr/>
                  </pic:nvPicPr>
                  <pic:blipFill>
                    <a:blip r:embed="rId29">
                      <a:extLst>
                        <a:ext uri="{28A0092B-C50C-407E-A947-70E740481C1C}">
                          <a14:useLocalDpi xmlns:a14="http://schemas.microsoft.com/office/drawing/2010/main" val="0"/>
                        </a:ext>
                      </a:extLst>
                    </a:blip>
                    <a:stretch>
                      <a:fillRect/>
                    </a:stretch>
                  </pic:blipFill>
                  <pic:spPr>
                    <a:xfrm>
                      <a:off x="0" y="0"/>
                      <a:ext cx="1001448" cy="1050407"/>
                    </a:xfrm>
                    <a:prstGeom prst="rect">
                      <a:avLst/>
                    </a:prstGeom>
                  </pic:spPr>
                </pic:pic>
              </a:graphicData>
            </a:graphic>
            <wp14:sizeRelH relativeFrom="margin">
              <wp14:pctWidth>0</wp14:pctWidth>
            </wp14:sizeRelH>
            <wp14:sizeRelV relativeFrom="margin">
              <wp14:pctHeight>0</wp14:pctHeight>
            </wp14:sizeRelV>
          </wp:anchor>
        </w:drawing>
      </w:r>
    </w:p>
    <w:p w14:paraId="584CBC09" w14:textId="77777777" w:rsidR="00363F32" w:rsidRDefault="00742392" w:rsidP="00363F32">
      <w:pPr>
        <w:pStyle w:val="Caption"/>
      </w:pPr>
      <w:bookmarkStart w:id="64" w:name="_Toc243419029"/>
      <w:r>
        <w:t xml:space="preserve">Figure </w:t>
      </w:r>
      <w:fldSimple w:instr=" SEQ Figure \* ARABIC ">
        <w:r>
          <w:rPr>
            <w:noProof/>
          </w:rPr>
          <w:t>16</w:t>
        </w:r>
      </w:fldSimple>
      <w:r>
        <w:t>: The Socratic Tutor using Gemini Gem. Screenshot of the Gem shown in AI Theory Guy (n.d.)</w:t>
      </w:r>
      <w:bookmarkEnd w:id="64"/>
    </w:p>
    <w:p w14:paraId="12D68C86" w14:textId="77777777" w:rsidR="000253EE" w:rsidRPr="000253EE" w:rsidRDefault="000253EE" w:rsidP="000253EE"/>
    <w:p w14:paraId="4BD9AFB2" w14:textId="77777777" w:rsidR="0076463B" w:rsidRPr="00C979B5" w:rsidRDefault="000B3E9F" w:rsidP="00C979B5">
      <w:pPr>
        <w:jc w:val="both"/>
      </w:pPr>
      <w:r>
        <w:t xml:space="preserve">However, none of these tools were found to combine three properties that this project's problem statement requires: a principled, progressively deepening question ladder (rather than a flat instruction to "ask a Socratic question"), an explicit mechanism to push a learner toward questioning the validity of the question itself, and a structured assessment of critical thinking attainment based on a defined framework applied across </w:t>
      </w:r>
      <w:r>
        <w:lastRenderedPageBreak/>
        <w:t>a full conversation, rather than an informal running tally. Table 2 summarizes this comparison.</w:t>
      </w:r>
    </w:p>
    <w:p w14:paraId="79361049" w14:textId="77777777" w:rsidR="0076463B" w:rsidRPr="00C979B5" w:rsidRDefault="0076463B" w:rsidP="009621F2">
      <w:pPr>
        <w:pStyle w:val="Caption"/>
      </w:pPr>
      <w:bookmarkStart w:id="65" w:name="_Toc243419035"/>
      <w:r>
        <w:t xml:space="preserve">Table </w:t>
      </w:r>
      <w:fldSimple w:instr=" SEQ Table \* ARABIC ">
        <w:r>
          <w:rPr>
            <w:noProof/>
          </w:rPr>
          <w:t>2</w:t>
        </w:r>
      </w:fldSimple>
      <w:r>
        <w:t>: Comparison of existing Socratic AI tutoring approaches</w:t>
      </w:r>
      <w:bookmarkEnd w:id="65"/>
    </w:p>
    <w:tbl>
      <w:tblPr>
        <w:tblStyle w:val="TableGrid"/>
        <w:tblW w:w="5000" w:type="pct"/>
        <w:tblLook w:val="04A0" w:firstRow="1" w:lastRow="0" w:firstColumn="1" w:lastColumn="0" w:noHBand="0" w:noVBand="1"/>
      </w:tblPr>
      <w:tblGrid>
        <w:gridCol w:w="2162"/>
        <w:gridCol w:w="1528"/>
        <w:gridCol w:w="974"/>
        <w:gridCol w:w="1213"/>
        <w:gridCol w:w="1319"/>
        <w:gridCol w:w="1015"/>
      </w:tblGrid>
      <w:tr w:rsidR="002D422F" w:rsidRPr="00C979B5" w14:paraId="5D0E3DC9" w14:textId="77777777" w:rsidTr="00C979B5">
        <w:trPr>
          <w:trHeight w:val="1700"/>
        </w:trPr>
        <w:tc>
          <w:tcPr>
            <w:tcW w:w="1347" w:type="pct"/>
            <w:shd w:val="clear" w:color="auto" w:fill="F2F2F2" w:themeFill="background1" w:themeFillShade="F2"/>
            <w:vAlign w:val="center"/>
          </w:tcPr>
          <w:p w14:paraId="2A1BAB72" w14:textId="77777777" w:rsidR="002D422F" w:rsidRPr="00C979B5" w:rsidRDefault="002D422F" w:rsidP="00C979B5">
            <w:pPr>
              <w:spacing w:before="40" w:after="40" w:line="240" w:lineRule="auto"/>
              <w:jc w:val="center"/>
              <w:rPr>
                <w:sz w:val="22"/>
              </w:rPr>
            </w:pPr>
            <w:r>
              <w:rPr>
                <w:b/>
                <w:bCs/>
                <w:sz w:val="22"/>
              </w:rPr>
              <w:t>Tool</w:t>
            </w:r>
          </w:p>
        </w:tc>
        <w:tc>
          <w:tcPr>
            <w:tcW w:w="961" w:type="pct"/>
            <w:shd w:val="clear" w:color="auto" w:fill="F2F2F2" w:themeFill="background1" w:themeFillShade="F2"/>
            <w:vAlign w:val="center"/>
          </w:tcPr>
          <w:p w14:paraId="028CEFB0" w14:textId="77777777" w:rsidR="002D422F" w:rsidRPr="00C979B5" w:rsidRDefault="002D422F" w:rsidP="00C979B5">
            <w:pPr>
              <w:spacing w:before="40" w:after="40" w:line="240" w:lineRule="auto"/>
              <w:jc w:val="center"/>
              <w:rPr>
                <w:b/>
                <w:bCs/>
                <w:sz w:val="22"/>
              </w:rPr>
            </w:pPr>
            <w:r>
              <w:rPr>
                <w:b/>
                <w:bCs/>
                <w:sz w:val="22"/>
              </w:rPr>
              <w:t>Grounded in course material</w:t>
            </w:r>
          </w:p>
        </w:tc>
        <w:tc>
          <w:tcPr>
            <w:tcW w:w="513" w:type="pct"/>
            <w:shd w:val="clear" w:color="auto" w:fill="F2F2F2" w:themeFill="background1" w:themeFillShade="F2"/>
            <w:vAlign w:val="center"/>
          </w:tcPr>
          <w:p w14:paraId="73D3DA0C" w14:textId="77777777" w:rsidR="002D422F" w:rsidRPr="00C979B5" w:rsidRDefault="002D422F" w:rsidP="00C979B5">
            <w:pPr>
              <w:spacing w:before="40" w:after="40" w:line="240" w:lineRule="auto"/>
              <w:jc w:val="center"/>
              <w:rPr>
                <w:b/>
                <w:bCs/>
                <w:sz w:val="22"/>
              </w:rPr>
            </w:pPr>
            <w:r>
              <w:rPr>
                <w:b/>
                <w:bCs/>
                <w:sz w:val="22"/>
              </w:rPr>
              <w:t>Refuses direct answers</w:t>
            </w:r>
          </w:p>
        </w:tc>
        <w:tc>
          <w:tcPr>
            <w:tcW w:w="769" w:type="pct"/>
            <w:shd w:val="clear" w:color="auto" w:fill="F2F2F2" w:themeFill="background1" w:themeFillShade="F2"/>
            <w:vAlign w:val="center"/>
          </w:tcPr>
          <w:p w14:paraId="2160F786" w14:textId="77777777" w:rsidR="002D422F" w:rsidRPr="00C979B5" w:rsidRDefault="002D422F" w:rsidP="00C979B5">
            <w:pPr>
              <w:spacing w:before="40" w:after="40" w:line="240" w:lineRule="auto"/>
              <w:jc w:val="center"/>
              <w:rPr>
                <w:sz w:val="22"/>
              </w:rPr>
            </w:pPr>
            <w:r>
              <w:rPr>
                <w:b/>
                <w:bCs/>
                <w:sz w:val="22"/>
              </w:rPr>
              <w:t>Principled question ladder</w:t>
            </w:r>
          </w:p>
        </w:tc>
        <w:tc>
          <w:tcPr>
            <w:tcW w:w="833" w:type="pct"/>
            <w:shd w:val="clear" w:color="auto" w:fill="F2F2F2" w:themeFill="background1" w:themeFillShade="F2"/>
            <w:vAlign w:val="center"/>
          </w:tcPr>
          <w:p w14:paraId="20048F25" w14:textId="77777777" w:rsidR="002D422F" w:rsidRPr="00C979B5" w:rsidRDefault="002D422F" w:rsidP="00C979B5">
            <w:pPr>
              <w:spacing w:before="40" w:after="40" w:line="240" w:lineRule="auto"/>
              <w:jc w:val="center"/>
              <w:rPr>
                <w:sz w:val="22"/>
              </w:rPr>
            </w:pPr>
            <w:r>
              <w:rPr>
                <w:b/>
                <w:bCs/>
                <w:sz w:val="22"/>
              </w:rPr>
              <w:t>Assesses reasoning against a framework</w:t>
            </w:r>
          </w:p>
        </w:tc>
        <w:tc>
          <w:tcPr>
            <w:tcW w:w="577" w:type="pct"/>
            <w:shd w:val="clear" w:color="auto" w:fill="F2F2F2" w:themeFill="background1" w:themeFillShade="F2"/>
            <w:vAlign w:val="center"/>
          </w:tcPr>
          <w:p w14:paraId="69F45282" w14:textId="77777777" w:rsidR="002D422F" w:rsidRPr="00C979B5" w:rsidRDefault="002D422F" w:rsidP="00C979B5">
            <w:pPr>
              <w:spacing w:before="40" w:after="40" w:line="240" w:lineRule="auto"/>
              <w:jc w:val="center"/>
              <w:rPr>
                <w:sz w:val="22"/>
              </w:rPr>
            </w:pPr>
            <w:r>
              <w:rPr>
                <w:b/>
                <w:bCs/>
                <w:sz w:val="22"/>
              </w:rPr>
              <w:t>Clear goal, progress and end</w:t>
            </w:r>
          </w:p>
        </w:tc>
      </w:tr>
      <w:tr w:rsidR="002D422F" w:rsidRPr="00C979B5" w14:paraId="56E28BAD" w14:textId="77777777" w:rsidTr="00C979B5">
        <w:trPr>
          <w:trHeight w:val="1409"/>
        </w:trPr>
        <w:tc>
          <w:tcPr>
            <w:tcW w:w="1347" w:type="pct"/>
            <w:vAlign w:val="center"/>
          </w:tcPr>
          <w:p w14:paraId="06652BD4" w14:textId="77777777" w:rsidR="002D422F" w:rsidRPr="00C979B5" w:rsidRDefault="002D422F" w:rsidP="00C979B5">
            <w:pPr>
              <w:spacing w:before="40" w:after="40" w:line="240" w:lineRule="auto"/>
              <w:jc w:val="center"/>
              <w:rPr>
                <w:sz w:val="22"/>
              </w:rPr>
            </w:pPr>
            <w:r>
              <w:rPr>
                <w:sz w:val="22"/>
              </w:rPr>
              <w:t>Online Gemini Gem "Socratic Tutor" (Test #1)</w:t>
            </w:r>
          </w:p>
        </w:tc>
        <w:tc>
          <w:tcPr>
            <w:tcW w:w="961" w:type="pct"/>
            <w:vAlign w:val="center"/>
          </w:tcPr>
          <w:p w14:paraId="724F1564" w14:textId="77777777" w:rsidR="002D422F" w:rsidRPr="00C979B5" w:rsidRDefault="002D422F" w:rsidP="00C979B5">
            <w:pPr>
              <w:spacing w:before="40" w:after="40" w:line="240" w:lineRule="auto"/>
              <w:jc w:val="center"/>
              <w:rPr>
                <w:sz w:val="22"/>
              </w:rPr>
            </w:pPr>
            <w:r>
              <w:rPr>
                <w:sz w:val="22"/>
              </w:rPr>
              <w:t>Not shown in test</w:t>
            </w:r>
          </w:p>
        </w:tc>
        <w:tc>
          <w:tcPr>
            <w:tcW w:w="513" w:type="pct"/>
            <w:vAlign w:val="center"/>
          </w:tcPr>
          <w:p w14:paraId="5EF49211" w14:textId="77777777" w:rsidR="002D422F" w:rsidRPr="00C979B5" w:rsidRDefault="002D422F" w:rsidP="00C979B5">
            <w:pPr>
              <w:spacing w:before="40" w:after="40" w:line="240" w:lineRule="auto"/>
              <w:jc w:val="center"/>
              <w:rPr>
                <w:sz w:val="22"/>
              </w:rPr>
            </w:pPr>
            <w:r>
              <w:rPr>
                <w:sz w:val="22"/>
              </w:rPr>
              <w:t>Yes</w:t>
            </w:r>
          </w:p>
        </w:tc>
        <w:tc>
          <w:tcPr>
            <w:tcW w:w="769" w:type="pct"/>
            <w:vAlign w:val="center"/>
          </w:tcPr>
          <w:p w14:paraId="67947003" w14:textId="77777777" w:rsidR="002D422F" w:rsidRPr="00C979B5" w:rsidRDefault="002D422F" w:rsidP="00C979B5">
            <w:pPr>
              <w:spacing w:before="40" w:after="40" w:line="240" w:lineRule="auto"/>
              <w:jc w:val="center"/>
              <w:rPr>
                <w:sz w:val="22"/>
              </w:rPr>
            </w:pPr>
            <w:r>
              <w:rPr>
                <w:sz w:val="22"/>
              </w:rPr>
              <w:t>No</w:t>
            </w:r>
          </w:p>
        </w:tc>
        <w:tc>
          <w:tcPr>
            <w:tcW w:w="833" w:type="pct"/>
            <w:vAlign w:val="center"/>
          </w:tcPr>
          <w:p w14:paraId="449A1B20" w14:textId="77777777" w:rsidR="002D422F" w:rsidRPr="00C979B5" w:rsidRDefault="002D422F" w:rsidP="00C979B5">
            <w:pPr>
              <w:spacing w:before="40" w:after="40" w:line="240" w:lineRule="auto"/>
              <w:jc w:val="center"/>
              <w:rPr>
                <w:sz w:val="22"/>
              </w:rPr>
            </w:pPr>
            <w:r>
              <w:rPr>
                <w:sz w:val="22"/>
              </w:rPr>
              <w:t>No (only an informal point idea)</w:t>
            </w:r>
          </w:p>
        </w:tc>
        <w:tc>
          <w:tcPr>
            <w:tcW w:w="577" w:type="pct"/>
            <w:vAlign w:val="center"/>
          </w:tcPr>
          <w:p w14:paraId="670F7403" w14:textId="77777777" w:rsidR="002D422F" w:rsidRPr="00C979B5" w:rsidRDefault="002D422F" w:rsidP="00C979B5">
            <w:pPr>
              <w:spacing w:before="40" w:after="40" w:line="240" w:lineRule="auto"/>
              <w:jc w:val="center"/>
              <w:rPr>
                <w:sz w:val="22"/>
              </w:rPr>
            </w:pPr>
            <w:r>
              <w:rPr>
                <w:sz w:val="22"/>
              </w:rPr>
              <w:t>No</w:t>
            </w:r>
          </w:p>
        </w:tc>
      </w:tr>
      <w:tr w:rsidR="002D422F" w:rsidRPr="00C979B5" w14:paraId="1D39087B" w14:textId="77777777" w:rsidTr="00C979B5">
        <w:trPr>
          <w:trHeight w:val="1405"/>
        </w:trPr>
        <w:tc>
          <w:tcPr>
            <w:tcW w:w="1347" w:type="pct"/>
            <w:vAlign w:val="center"/>
          </w:tcPr>
          <w:p w14:paraId="4C155DF7" w14:textId="77777777" w:rsidR="002D422F" w:rsidRPr="00C979B5" w:rsidRDefault="002D422F" w:rsidP="00C979B5">
            <w:pPr>
              <w:spacing w:before="40" w:after="40" w:line="240" w:lineRule="auto"/>
              <w:jc w:val="center"/>
              <w:rPr>
                <w:sz w:val="22"/>
              </w:rPr>
            </w:pPr>
            <w:r>
              <w:rPr>
                <w:sz w:val="22"/>
              </w:rPr>
              <w:t>Project prompt v1 (Test #2)</w:t>
            </w:r>
          </w:p>
        </w:tc>
        <w:tc>
          <w:tcPr>
            <w:tcW w:w="961" w:type="pct"/>
            <w:vAlign w:val="center"/>
          </w:tcPr>
          <w:p w14:paraId="6AC298B5" w14:textId="77777777" w:rsidR="002D422F" w:rsidRPr="00C979B5" w:rsidRDefault="002D422F" w:rsidP="00C979B5">
            <w:pPr>
              <w:spacing w:before="40" w:after="40" w:line="240" w:lineRule="auto"/>
              <w:jc w:val="center"/>
              <w:rPr>
                <w:sz w:val="22"/>
              </w:rPr>
            </w:pPr>
            <w:r>
              <w:rPr>
                <w:sz w:val="22"/>
              </w:rPr>
              <w:t>Yes (course PDFs attached)</w:t>
            </w:r>
          </w:p>
        </w:tc>
        <w:tc>
          <w:tcPr>
            <w:tcW w:w="513" w:type="pct"/>
            <w:vAlign w:val="center"/>
          </w:tcPr>
          <w:p w14:paraId="466938A3" w14:textId="77777777" w:rsidR="002D422F" w:rsidRPr="00C979B5" w:rsidRDefault="002D422F" w:rsidP="00C979B5">
            <w:pPr>
              <w:spacing w:before="40" w:after="40" w:line="240" w:lineRule="auto"/>
              <w:jc w:val="center"/>
              <w:rPr>
                <w:sz w:val="22"/>
              </w:rPr>
            </w:pPr>
            <w:r>
              <w:rPr>
                <w:sz w:val="22"/>
              </w:rPr>
              <w:t>Yes</w:t>
            </w:r>
          </w:p>
        </w:tc>
        <w:tc>
          <w:tcPr>
            <w:tcW w:w="769" w:type="pct"/>
            <w:vAlign w:val="center"/>
          </w:tcPr>
          <w:p w14:paraId="4DAE99BC" w14:textId="77777777" w:rsidR="002D422F" w:rsidRPr="00C979B5" w:rsidRDefault="002D422F" w:rsidP="00C979B5">
            <w:pPr>
              <w:spacing w:before="40" w:after="40" w:line="240" w:lineRule="auto"/>
              <w:jc w:val="center"/>
              <w:rPr>
                <w:sz w:val="22"/>
              </w:rPr>
            </w:pPr>
            <w:r>
              <w:rPr>
                <w:sz w:val="22"/>
              </w:rPr>
              <w:t>Partly (six levels in the prompt)</w:t>
            </w:r>
          </w:p>
        </w:tc>
        <w:tc>
          <w:tcPr>
            <w:tcW w:w="833" w:type="pct"/>
            <w:vAlign w:val="center"/>
          </w:tcPr>
          <w:p w14:paraId="3E4C96F1" w14:textId="77777777" w:rsidR="002D422F" w:rsidRPr="00C979B5" w:rsidRDefault="002D422F" w:rsidP="00C979B5">
            <w:pPr>
              <w:spacing w:before="40" w:after="40" w:line="240" w:lineRule="auto"/>
              <w:jc w:val="center"/>
              <w:rPr>
                <w:sz w:val="22"/>
              </w:rPr>
            </w:pPr>
            <w:r>
              <w:rPr>
                <w:sz w:val="22"/>
              </w:rPr>
              <w:t>Partly (silent 1 to 3 score, never shown)</w:t>
            </w:r>
          </w:p>
        </w:tc>
        <w:tc>
          <w:tcPr>
            <w:tcW w:w="577" w:type="pct"/>
            <w:vAlign w:val="center"/>
          </w:tcPr>
          <w:p w14:paraId="1B4766A2" w14:textId="77777777" w:rsidR="002D422F" w:rsidRPr="00C979B5" w:rsidRDefault="002D422F" w:rsidP="00C979B5">
            <w:pPr>
              <w:spacing w:before="40" w:after="40" w:line="240" w:lineRule="auto"/>
              <w:jc w:val="center"/>
              <w:rPr>
                <w:sz w:val="22"/>
              </w:rPr>
            </w:pPr>
            <w:r>
              <w:rPr>
                <w:sz w:val="22"/>
              </w:rPr>
              <w:t>No</w:t>
            </w:r>
          </w:p>
        </w:tc>
      </w:tr>
      <w:tr w:rsidR="002D422F" w:rsidRPr="00C979B5" w14:paraId="0D4F2225" w14:textId="77777777" w:rsidTr="00C979B5">
        <w:trPr>
          <w:trHeight w:val="1118"/>
        </w:trPr>
        <w:tc>
          <w:tcPr>
            <w:tcW w:w="1347" w:type="pct"/>
            <w:tcBorders>
              <w:bottom w:val="single" w:sz="4" w:space="0" w:color="auto"/>
            </w:tcBorders>
            <w:shd w:val="clear" w:color="auto" w:fill="D9F2D0" w:themeFill="accent6" w:themeFillTint="33"/>
            <w:vAlign w:val="center"/>
          </w:tcPr>
          <w:p w14:paraId="30070FEE" w14:textId="77777777" w:rsidR="002D422F" w:rsidRPr="00C979B5" w:rsidRDefault="002D422F" w:rsidP="00C979B5">
            <w:pPr>
              <w:spacing w:before="40" w:after="40" w:line="240" w:lineRule="auto"/>
              <w:jc w:val="center"/>
              <w:rPr>
                <w:b/>
                <w:bCs/>
                <w:sz w:val="22"/>
              </w:rPr>
            </w:pPr>
            <w:r>
              <w:rPr>
                <w:sz w:val="22"/>
              </w:rPr>
              <w:t>This project (Socratic AI)</w:t>
            </w:r>
          </w:p>
        </w:tc>
        <w:tc>
          <w:tcPr>
            <w:tcW w:w="961" w:type="pct"/>
            <w:tcBorders>
              <w:bottom w:val="single" w:sz="4" w:space="0" w:color="auto"/>
            </w:tcBorders>
            <w:shd w:val="clear" w:color="auto" w:fill="D9F2D0" w:themeFill="accent6" w:themeFillTint="33"/>
            <w:vAlign w:val="center"/>
          </w:tcPr>
          <w:p w14:paraId="19FAEE9C" w14:textId="77777777" w:rsidR="002D422F" w:rsidRPr="00C979B5" w:rsidRDefault="002D422F" w:rsidP="00C979B5">
            <w:pPr>
              <w:spacing w:before="40" w:after="40" w:line="240" w:lineRule="auto"/>
              <w:jc w:val="center"/>
              <w:rPr>
                <w:sz w:val="22"/>
              </w:rPr>
            </w:pPr>
            <w:r>
              <w:rPr>
                <w:sz w:val="22"/>
              </w:rPr>
              <w:t>Partly (hand-written case notes, RAG planned)</w:t>
            </w:r>
          </w:p>
        </w:tc>
        <w:tc>
          <w:tcPr>
            <w:tcW w:w="513" w:type="pct"/>
            <w:tcBorders>
              <w:bottom w:val="single" w:sz="4" w:space="0" w:color="auto"/>
            </w:tcBorders>
            <w:shd w:val="clear" w:color="auto" w:fill="D9F2D0" w:themeFill="accent6" w:themeFillTint="33"/>
            <w:vAlign w:val="center"/>
          </w:tcPr>
          <w:p w14:paraId="4AA0A5A5" w14:textId="77777777" w:rsidR="002D422F" w:rsidRPr="00C979B5" w:rsidRDefault="002D422F" w:rsidP="00C979B5">
            <w:pPr>
              <w:spacing w:before="40" w:after="40" w:line="240" w:lineRule="auto"/>
              <w:jc w:val="center"/>
              <w:rPr>
                <w:sz w:val="22"/>
              </w:rPr>
            </w:pPr>
            <w:r>
              <w:rPr>
                <w:sz w:val="22"/>
              </w:rPr>
              <w:t>Yes</w:t>
            </w:r>
          </w:p>
        </w:tc>
        <w:tc>
          <w:tcPr>
            <w:tcW w:w="769" w:type="pct"/>
            <w:tcBorders>
              <w:bottom w:val="single" w:sz="4" w:space="0" w:color="auto"/>
            </w:tcBorders>
            <w:shd w:val="clear" w:color="auto" w:fill="D9F2D0" w:themeFill="accent6" w:themeFillTint="33"/>
            <w:vAlign w:val="center"/>
          </w:tcPr>
          <w:p w14:paraId="0FFF9604" w14:textId="77777777" w:rsidR="002D422F" w:rsidRPr="00C979B5" w:rsidRDefault="002D422F" w:rsidP="00C979B5">
            <w:pPr>
              <w:spacing w:before="40" w:after="40" w:line="240" w:lineRule="auto"/>
              <w:jc w:val="center"/>
              <w:rPr>
                <w:sz w:val="22"/>
              </w:rPr>
            </w:pPr>
            <w:r>
              <w:rPr>
                <w:sz w:val="22"/>
              </w:rPr>
              <w:t>Yes (six-level ladder)</w:t>
            </w:r>
          </w:p>
        </w:tc>
        <w:tc>
          <w:tcPr>
            <w:tcW w:w="833" w:type="pct"/>
            <w:tcBorders>
              <w:bottom w:val="single" w:sz="4" w:space="0" w:color="auto"/>
            </w:tcBorders>
            <w:shd w:val="clear" w:color="auto" w:fill="D9F2D0" w:themeFill="accent6" w:themeFillTint="33"/>
            <w:vAlign w:val="center"/>
          </w:tcPr>
          <w:p w14:paraId="5B2AE095" w14:textId="77777777" w:rsidR="002D422F" w:rsidRPr="00C979B5" w:rsidRDefault="002D422F" w:rsidP="00C979B5">
            <w:pPr>
              <w:spacing w:before="40" w:after="40" w:line="240" w:lineRule="auto"/>
              <w:jc w:val="center"/>
              <w:rPr>
                <w:sz w:val="22"/>
              </w:rPr>
            </w:pPr>
            <w:r>
              <w:rPr>
                <w:sz w:val="22"/>
              </w:rPr>
              <w:t>Yes (six levels and nine standards)</w:t>
            </w:r>
          </w:p>
        </w:tc>
        <w:tc>
          <w:tcPr>
            <w:tcW w:w="577" w:type="pct"/>
            <w:tcBorders>
              <w:bottom w:val="single" w:sz="4" w:space="0" w:color="auto"/>
            </w:tcBorders>
            <w:shd w:val="clear" w:color="auto" w:fill="D9F2D0" w:themeFill="accent6" w:themeFillTint="33"/>
            <w:vAlign w:val="center"/>
          </w:tcPr>
          <w:p w14:paraId="16F698C3" w14:textId="77777777" w:rsidR="002D422F" w:rsidRPr="00C979B5" w:rsidRDefault="00BD6E2D" w:rsidP="00C979B5">
            <w:pPr>
              <w:spacing w:before="40" w:after="40" w:line="240" w:lineRule="auto"/>
              <w:jc w:val="center"/>
              <w:rPr>
                <w:sz w:val="22"/>
              </w:rPr>
            </w:pPr>
            <w:r>
              <w:rPr>
                <w:sz w:val="22"/>
              </w:rPr>
              <w:t>Yes</w:t>
            </w:r>
          </w:p>
        </w:tc>
      </w:tr>
    </w:tbl>
    <w:p w14:paraId="2FDDACD9" w14:textId="77777777" w:rsidR="000B3E9F" w:rsidRPr="00C979B5" w:rsidRDefault="000B3E9F" w:rsidP="00C979B5">
      <w:pPr>
        <w:pStyle w:val="Heading2"/>
        <w:pageBreakBefore/>
      </w:pPr>
      <w:bookmarkStart w:id="66" w:name="_Toc241526941"/>
      <w:bookmarkStart w:id="67" w:name="_Toc243418984"/>
      <w:r>
        <w:lastRenderedPageBreak/>
        <w:t>2.8 Summary of Research Gap</w:t>
      </w:r>
      <w:bookmarkEnd w:id="66"/>
      <w:bookmarkEnd w:id="67"/>
    </w:p>
    <w:p w14:paraId="663CDEA4" w14:textId="77777777" w:rsidR="00D22E98" w:rsidRPr="00C979B5" w:rsidRDefault="00864154" w:rsidP="00C979B5">
      <w:pPr>
        <w:jc w:val="both"/>
      </w:pPr>
      <w:r>
        <w:t>The literature and early testing show four things. First, AI use can reduce critical thinking effort (H.-P. Lee et al., 2025), and a non-answering AI design can protect it (Sarkar, 2025). Second, Socratic AI tutors are promising (Degen and Asanov, 2025), and multi-agent designs are suggested as the way forward. Third, LLM techniques (CoT, ReAct, RAG, MCP, multi-agent systems) give the building blocks. Fourth, the tools tested in this project do not combine a structured question ladder, assessment against a defined framework, and a session design that is clear and engaging for the learner. This project fills that combined gap, using a beginner quant topic as the prototype.</w:t>
      </w:r>
    </w:p>
    <w:p w14:paraId="4836234D" w14:textId="77777777" w:rsidR="00525AD0" w:rsidRPr="00C979B5" w:rsidRDefault="00532490" w:rsidP="00C979B5">
      <w:pPr>
        <w:jc w:val="both"/>
      </w:pPr>
      <w:r>
        <w:t>A further gap became clear in discussion with the supervisor. None of the tools tested report which type of reasoning a learner used, or which types of knowledge they drew on, so a learner cannot see, for example, that they reason well from patterns but not from causes. Section 3.8 describes how this project plans to close that gap.</w:t>
      </w:r>
    </w:p>
    <w:p w14:paraId="5FF52620" w14:textId="77777777" w:rsidR="00D22E98" w:rsidRPr="00C979B5" w:rsidRDefault="00D22E98" w:rsidP="00D22E98">
      <w:pPr>
        <w:pStyle w:val="Heading1"/>
      </w:pPr>
      <w:bookmarkStart w:id="68" w:name="_Toc241526942"/>
      <w:bookmarkStart w:id="69" w:name="_Toc243418985"/>
      <w:r>
        <w:lastRenderedPageBreak/>
        <w:t>CHAPTER 3: METHODOLOGY</w:t>
      </w:r>
      <w:bookmarkEnd w:id="68"/>
      <w:bookmarkEnd w:id="69"/>
    </w:p>
    <w:p w14:paraId="5AC47BB4" w14:textId="77777777" w:rsidR="002C262A" w:rsidRPr="00C979B5" w:rsidRDefault="002C262A" w:rsidP="00C979B5"/>
    <w:p w14:paraId="3ECA9FAD" w14:textId="77777777" w:rsidR="002C262A" w:rsidRPr="00C979B5" w:rsidRDefault="002C262A" w:rsidP="002C262A">
      <w:pPr>
        <w:pStyle w:val="Heading2"/>
      </w:pPr>
      <w:bookmarkStart w:id="70" w:name="_Toc241526943"/>
      <w:bookmarkStart w:id="71" w:name="_Toc243418986"/>
      <w:r>
        <w:t>3.1 Overview</w:t>
      </w:r>
      <w:bookmarkEnd w:id="70"/>
      <w:bookmarkEnd w:id="71"/>
    </w:p>
    <w:p w14:paraId="7E5C9047" w14:textId="77777777" w:rsidR="002C262A" w:rsidRPr="00C979B5" w:rsidRDefault="002C262A" w:rsidP="00C979B5">
      <w:pPr>
        <w:jc w:val="both"/>
      </w:pPr>
      <w:r>
        <w:t>This project uses iterative prototyping. A first prompt was built and tested (Test #2), its problems were written down as design requirements, and the second design (Socratic AI) is built to meet them. The design follows the parent SoTL project, which plans an adaptive Socratic tutor and a transcript-based assessor.</w:t>
      </w:r>
    </w:p>
    <w:p w14:paraId="4017EB3B" w14:textId="77777777" w:rsidR="00974942" w:rsidRPr="00C979B5" w:rsidRDefault="00532490" w:rsidP="00C979B5">
      <w:pPr>
        <w:jc w:val="both"/>
      </w:pPr>
      <w:r>
        <w:t>The second design is now a working prototype. It runs online on free hosting, and two full test sessions with real AI calls have been read turn by turn. The design idea is “agents decide, rules guard”. AI agents propose what to do next, and plain code checks every proposal against fixed rules before the learner sees anything.</w:t>
      </w:r>
    </w:p>
    <w:p w14:paraId="70A7FE96" w14:textId="77777777" w:rsidR="007B2DED" w:rsidRPr="00C979B5" w:rsidRDefault="007B2DED" w:rsidP="00C979B5">
      <w:pPr>
        <w:jc w:val="both"/>
      </w:pPr>
    </w:p>
    <w:p w14:paraId="77DEBD9F" w14:textId="77777777" w:rsidR="002C262A" w:rsidRPr="00C979B5" w:rsidRDefault="002C262A" w:rsidP="002C262A">
      <w:pPr>
        <w:pStyle w:val="Heading2"/>
      </w:pPr>
      <w:bookmarkStart w:id="72" w:name="_Toc241526944"/>
      <w:bookmarkStart w:id="73" w:name="_Toc243418987"/>
      <w:r>
        <w:t>3.2 Prototype Topic and Knowledge Base</w:t>
      </w:r>
      <w:bookmarkEnd w:id="72"/>
      <w:bookmarkEnd w:id="73"/>
    </w:p>
    <w:p w14:paraId="371D63CA" w14:textId="77777777" w:rsidR="00974942" w:rsidRPr="00C979B5" w:rsidRDefault="00532490" w:rsidP="00C979B5">
      <w:pPr>
        <w:jc w:val="both"/>
      </w:pPr>
      <w:r>
        <w:t>The prototype teaches one topic, which is how quants tell a real pattern in data from luck, for beginners and without complex machine learning. It has three short cases. Each case is a short story with one question behind it.</w:t>
      </w:r>
    </w:p>
    <w:p w14:paraId="7D8A0CED" w14:textId="77777777" w:rsidR="00974942" w:rsidRPr="00C979B5" w:rsidRDefault="00532490" w:rsidP="00C979B5">
      <w:pPr>
        <w:pStyle w:val="ListParagraph"/>
        <w:numPr>
          <w:ilvl w:val="0"/>
          <w:numId w:val="12"/>
        </w:numPr>
        <w:spacing w:after="120"/>
        <w:jc w:val="both"/>
      </w:pPr>
      <w:r>
        <w:t>Pattern or luck? A stock went up 5 days in a row, and a friend says it is a pattern, so buy it now.</w:t>
      </w:r>
    </w:p>
    <w:p w14:paraId="341EEA6B" w14:textId="77777777" w:rsidR="00974942" w:rsidRPr="00C979B5" w:rsidRDefault="00532490" w:rsidP="00C979B5">
      <w:pPr>
        <w:pStyle w:val="ListParagraph"/>
        <w:numPr>
          <w:ilvl w:val="0"/>
          <w:numId w:val="12"/>
        </w:numPr>
        <w:spacing w:after="120"/>
        <w:jc w:val="both"/>
      </w:pPr>
      <w:r>
        <w:t>Will it work again? Someone tried 200 buying rules on old prices, and 1 of them would have made a lot of money.</w:t>
      </w:r>
    </w:p>
    <w:p w14:paraId="2113CA56" w14:textId="77777777" w:rsidR="00974942" w:rsidRPr="00C979B5" w:rsidRDefault="00532490" w:rsidP="00C979B5">
      <w:pPr>
        <w:pStyle w:val="ListParagraph"/>
        <w:numPr>
          <w:ilvl w:val="0"/>
          <w:numId w:val="12"/>
        </w:numPr>
        <w:spacing w:after="120"/>
        <w:jc w:val="both"/>
      </w:pPr>
      <w:r>
        <w:t>Moving together, but why? For 1 year, a stock’s price and the rain in 1 city went up and down together.</w:t>
      </w:r>
    </w:p>
    <w:p w14:paraId="0F461951" w14:textId="77777777" w:rsidR="00974942" w:rsidRPr="00C979B5" w:rsidRDefault="00532490" w:rsidP="00C979B5">
      <w:pPr>
        <w:jc w:val="both"/>
      </w:pPr>
      <w:r>
        <w:t>Each case has a short reading, a set of hand-written notes and one small simulation. The tutor takes its facts only from the notes and the simulation results. The notes are a draft written for the prototype, and they still need to be checked by the supervisor. Real reading material with retrieval (RAG) is planned as future work, and a knowledge graph is a later option if time allows.</w:t>
      </w:r>
    </w:p>
    <w:p w14:paraId="0F45E443" w14:textId="77777777" w:rsidR="009E2AF4" w:rsidRPr="00C979B5" w:rsidRDefault="009E2AF4" w:rsidP="009E2AF4">
      <w:pPr>
        <w:pStyle w:val="Heading2"/>
      </w:pPr>
      <w:bookmarkStart w:id="74" w:name="_Toc241526945"/>
      <w:bookmarkStart w:id="75" w:name="_Toc243418988"/>
      <w:r>
        <w:lastRenderedPageBreak/>
        <w:t>3.3 Design Requirements from Early Testing</w:t>
      </w:r>
      <w:bookmarkEnd w:id="74"/>
      <w:bookmarkEnd w:id="75"/>
    </w:p>
    <w:p w14:paraId="07529BC9" w14:textId="77777777" w:rsidR="009E2AF4" w:rsidRPr="00C979B5" w:rsidRDefault="00EB7E3D" w:rsidP="00C979B5">
      <w:pPr>
        <w:jc w:val="both"/>
      </w:pPr>
      <w:r>
        <w:t>These requirements come from the two tests</w:t>
      </w:r>
    </w:p>
    <w:p w14:paraId="072F1F67" w14:textId="77777777" w:rsidR="006C11D7" w:rsidRPr="00C979B5" w:rsidRDefault="006C11D7" w:rsidP="006C11D7">
      <w:pPr>
        <w:pStyle w:val="Caption"/>
        <w:keepNext/>
      </w:pPr>
      <w:bookmarkStart w:id="76" w:name="_Toc243419036"/>
      <w:r>
        <w:t xml:space="preserve">Table </w:t>
      </w:r>
      <w:fldSimple w:instr=" SEQ Table \* ARABIC ">
        <w:r>
          <w:rPr>
            <w:noProof/>
          </w:rPr>
          <w:t>3</w:t>
        </w:r>
      </w:fldSimple>
      <w:r>
        <w:t>: Design Requirements</w:t>
      </w:r>
      <w:bookmarkEnd w:id="76"/>
    </w:p>
    <w:tbl>
      <w:tblPr>
        <w:tblStyle w:val="TableGrid"/>
        <w:tblW w:w="5000" w:type="pct"/>
        <w:tblLook w:val="04A0" w:firstRow="1" w:lastRow="0" w:firstColumn="1" w:lastColumn="0" w:noHBand="0" w:noVBand="1"/>
      </w:tblPr>
      <w:tblGrid>
        <w:gridCol w:w="889"/>
        <w:gridCol w:w="3101"/>
        <w:gridCol w:w="2779"/>
        <w:gridCol w:w="1442"/>
      </w:tblGrid>
      <w:tr w:rsidR="00EB7E3D" w:rsidRPr="00C979B5" w14:paraId="38B9EA46" w14:textId="77777777" w:rsidTr="00C979B5">
        <w:trPr>
          <w:trHeight w:val="663"/>
        </w:trPr>
        <w:tc>
          <w:tcPr>
            <w:tcW w:w="541" w:type="pct"/>
            <w:shd w:val="clear" w:color="auto" w:fill="E8E8E8" w:themeFill="background2"/>
            <w:vAlign w:val="center"/>
          </w:tcPr>
          <w:p w14:paraId="35D45A6E" w14:textId="77777777" w:rsidR="00EB7E3D" w:rsidRPr="00C979B5" w:rsidRDefault="00EB7E3D" w:rsidP="00C979B5">
            <w:pPr>
              <w:spacing w:before="40" w:after="40" w:line="240" w:lineRule="auto"/>
              <w:jc w:val="center"/>
              <w:rPr>
                <w:sz w:val="22"/>
              </w:rPr>
            </w:pPr>
            <w:r>
              <w:rPr>
                <w:b/>
                <w:bCs/>
                <w:sz w:val="22"/>
              </w:rPr>
              <w:t>No.</w:t>
            </w:r>
          </w:p>
        </w:tc>
        <w:tc>
          <w:tcPr>
            <w:tcW w:w="1888" w:type="pct"/>
            <w:shd w:val="clear" w:color="auto" w:fill="E8E8E8" w:themeFill="background2"/>
            <w:vAlign w:val="center"/>
          </w:tcPr>
          <w:p w14:paraId="2E9E07A7" w14:textId="77777777" w:rsidR="00EB7E3D" w:rsidRPr="00C979B5" w:rsidRDefault="00EB7E3D" w:rsidP="00C979B5">
            <w:pPr>
              <w:spacing w:before="40" w:after="40" w:line="240" w:lineRule="auto"/>
              <w:jc w:val="center"/>
              <w:rPr>
                <w:sz w:val="22"/>
              </w:rPr>
            </w:pPr>
            <w:r>
              <w:rPr>
                <w:b/>
                <w:bCs/>
                <w:sz w:val="22"/>
              </w:rPr>
              <w:t>Requirement</w:t>
            </w:r>
          </w:p>
        </w:tc>
        <w:tc>
          <w:tcPr>
            <w:tcW w:w="1692" w:type="pct"/>
            <w:shd w:val="clear" w:color="auto" w:fill="E8E8E8" w:themeFill="background2"/>
            <w:vAlign w:val="center"/>
          </w:tcPr>
          <w:p w14:paraId="7F985566" w14:textId="77777777" w:rsidR="00EB7E3D" w:rsidRPr="00C979B5" w:rsidRDefault="00EB7E3D" w:rsidP="00C979B5">
            <w:pPr>
              <w:spacing w:before="40" w:after="40" w:line="240" w:lineRule="auto"/>
              <w:jc w:val="center"/>
              <w:rPr>
                <w:sz w:val="22"/>
              </w:rPr>
            </w:pPr>
            <w:r>
              <w:rPr>
                <w:b/>
                <w:bCs/>
                <w:sz w:val="22"/>
              </w:rPr>
              <w:t>Problem it fixes</w:t>
            </w:r>
          </w:p>
        </w:tc>
        <w:tc>
          <w:tcPr>
            <w:tcW w:w="878" w:type="pct"/>
            <w:shd w:val="clear" w:color="auto" w:fill="E8E8E8" w:themeFill="background2"/>
            <w:vAlign w:val="center"/>
          </w:tcPr>
          <w:p w14:paraId="1211320D" w14:textId="77777777" w:rsidR="00EB7E3D" w:rsidRPr="00C979B5" w:rsidRDefault="00EB7E3D" w:rsidP="00C979B5">
            <w:pPr>
              <w:spacing w:before="40" w:after="40" w:line="240" w:lineRule="auto"/>
              <w:jc w:val="center"/>
              <w:rPr>
                <w:sz w:val="22"/>
              </w:rPr>
            </w:pPr>
            <w:r>
              <w:rPr>
                <w:b/>
                <w:bCs/>
                <w:sz w:val="22"/>
              </w:rPr>
              <w:t>Handled by</w:t>
            </w:r>
          </w:p>
        </w:tc>
      </w:tr>
      <w:tr w:rsidR="00EB7E3D" w:rsidRPr="00C979B5" w14:paraId="36F41BA9" w14:textId="77777777" w:rsidTr="00C979B5">
        <w:trPr>
          <w:trHeight w:val="963"/>
        </w:trPr>
        <w:tc>
          <w:tcPr>
            <w:tcW w:w="541" w:type="pct"/>
            <w:vAlign w:val="center"/>
          </w:tcPr>
          <w:p w14:paraId="4F5D5931" w14:textId="77777777" w:rsidR="00EB7E3D" w:rsidRPr="00C979B5" w:rsidRDefault="00EB7E3D" w:rsidP="00C979B5">
            <w:pPr>
              <w:spacing w:before="40" w:after="40" w:line="240" w:lineRule="auto"/>
              <w:jc w:val="center"/>
              <w:rPr>
                <w:sz w:val="22"/>
              </w:rPr>
            </w:pPr>
            <w:r>
              <w:rPr>
                <w:sz w:val="22"/>
              </w:rPr>
              <w:t>R1</w:t>
            </w:r>
          </w:p>
        </w:tc>
        <w:tc>
          <w:tcPr>
            <w:tcW w:w="1888" w:type="pct"/>
            <w:vAlign w:val="center"/>
          </w:tcPr>
          <w:p w14:paraId="4B339DDE" w14:textId="77777777" w:rsidR="00EB7E3D" w:rsidRPr="00C979B5" w:rsidRDefault="00EB7E3D" w:rsidP="00C979B5">
            <w:pPr>
              <w:spacing w:before="40" w:after="40" w:line="240" w:lineRule="auto"/>
              <w:jc w:val="center"/>
              <w:rPr>
                <w:sz w:val="22"/>
              </w:rPr>
            </w:pPr>
            <w:r>
              <w:rPr>
                <w:sz w:val="22"/>
              </w:rPr>
              <w:t>Show a clear purpose and mission at the start</w:t>
            </w:r>
          </w:p>
        </w:tc>
        <w:tc>
          <w:tcPr>
            <w:tcW w:w="1692" w:type="pct"/>
            <w:vAlign w:val="center"/>
          </w:tcPr>
          <w:p w14:paraId="163C2B29" w14:textId="77777777" w:rsidR="00EB7E3D" w:rsidRPr="00C979B5" w:rsidRDefault="00EB7E3D" w:rsidP="00C979B5">
            <w:pPr>
              <w:spacing w:before="40" w:after="40" w:line="240" w:lineRule="auto"/>
              <w:jc w:val="center"/>
              <w:rPr>
                <w:sz w:val="22"/>
              </w:rPr>
            </w:pPr>
            <w:r>
              <w:rPr>
                <w:sz w:val="22"/>
              </w:rPr>
              <w:t>Learner did not know what the tool was for</w:t>
            </w:r>
          </w:p>
        </w:tc>
        <w:tc>
          <w:tcPr>
            <w:tcW w:w="878" w:type="pct"/>
            <w:vAlign w:val="center"/>
          </w:tcPr>
          <w:p w14:paraId="1D5091BF" w14:textId="77777777" w:rsidR="00EB7E3D" w:rsidRPr="00C979B5" w:rsidRDefault="00EB7E3D" w:rsidP="00C979B5">
            <w:pPr>
              <w:spacing w:before="40" w:after="40" w:line="240" w:lineRule="auto"/>
              <w:jc w:val="center"/>
              <w:rPr>
                <w:sz w:val="22"/>
              </w:rPr>
            </w:pPr>
            <w:r>
              <w:rPr>
                <w:sz w:val="22"/>
              </w:rPr>
              <w:t>Session design</w:t>
            </w:r>
          </w:p>
        </w:tc>
      </w:tr>
      <w:tr w:rsidR="00EB7E3D" w:rsidRPr="00C979B5" w14:paraId="5E8F16E4" w14:textId="77777777" w:rsidTr="00C979B5">
        <w:trPr>
          <w:trHeight w:val="942"/>
        </w:trPr>
        <w:tc>
          <w:tcPr>
            <w:tcW w:w="541" w:type="pct"/>
            <w:vAlign w:val="center"/>
          </w:tcPr>
          <w:p w14:paraId="4DD602FA" w14:textId="77777777" w:rsidR="00EB7E3D" w:rsidRPr="00C979B5" w:rsidRDefault="00EB7E3D" w:rsidP="00C979B5">
            <w:pPr>
              <w:spacing w:before="40" w:after="40" w:line="240" w:lineRule="auto"/>
              <w:jc w:val="center"/>
              <w:rPr>
                <w:sz w:val="22"/>
              </w:rPr>
            </w:pPr>
            <w:r>
              <w:rPr>
                <w:sz w:val="22"/>
              </w:rPr>
              <w:t>R2</w:t>
            </w:r>
          </w:p>
        </w:tc>
        <w:tc>
          <w:tcPr>
            <w:tcW w:w="1888" w:type="pct"/>
            <w:vAlign w:val="center"/>
          </w:tcPr>
          <w:p w14:paraId="263D0FD5" w14:textId="77777777" w:rsidR="00EB7E3D" w:rsidRPr="00C979B5" w:rsidRDefault="00EB7E3D" w:rsidP="00C979B5">
            <w:pPr>
              <w:spacing w:before="40" w:after="40" w:line="240" w:lineRule="auto"/>
              <w:jc w:val="center"/>
              <w:rPr>
                <w:sz w:val="22"/>
              </w:rPr>
            </w:pPr>
            <w:r>
              <w:rPr>
                <w:sz w:val="22"/>
              </w:rPr>
              <w:t>Limit the session to a set number of rounds and show progress</w:t>
            </w:r>
          </w:p>
        </w:tc>
        <w:tc>
          <w:tcPr>
            <w:tcW w:w="1692" w:type="pct"/>
            <w:vAlign w:val="center"/>
          </w:tcPr>
          <w:p w14:paraId="0F951E25" w14:textId="77777777" w:rsidR="00EB7E3D" w:rsidRPr="00C979B5" w:rsidRDefault="00EB7E3D" w:rsidP="00C979B5">
            <w:pPr>
              <w:spacing w:before="40" w:after="40" w:line="240" w:lineRule="auto"/>
              <w:jc w:val="center"/>
              <w:rPr>
                <w:sz w:val="22"/>
              </w:rPr>
            </w:pPr>
            <w:r>
              <w:rPr>
                <w:sz w:val="22"/>
              </w:rPr>
              <w:t>Learner did not know when it would end</w:t>
            </w:r>
          </w:p>
        </w:tc>
        <w:tc>
          <w:tcPr>
            <w:tcW w:w="878" w:type="pct"/>
            <w:vAlign w:val="center"/>
          </w:tcPr>
          <w:p w14:paraId="66B23B05" w14:textId="77777777" w:rsidR="00EB7E3D" w:rsidRPr="00C979B5" w:rsidRDefault="00EB7E3D" w:rsidP="00C979B5">
            <w:pPr>
              <w:spacing w:before="40" w:after="40" w:line="240" w:lineRule="auto"/>
              <w:jc w:val="center"/>
              <w:rPr>
                <w:sz w:val="22"/>
              </w:rPr>
            </w:pPr>
            <w:r>
              <w:rPr>
                <w:sz w:val="22"/>
              </w:rPr>
              <w:t>Orchestrator</w:t>
            </w:r>
          </w:p>
        </w:tc>
      </w:tr>
      <w:tr w:rsidR="00EB7E3D" w:rsidRPr="00C979B5" w14:paraId="383800C3" w14:textId="77777777" w:rsidTr="00C979B5">
        <w:trPr>
          <w:trHeight w:val="963"/>
        </w:trPr>
        <w:tc>
          <w:tcPr>
            <w:tcW w:w="541" w:type="pct"/>
            <w:vAlign w:val="center"/>
          </w:tcPr>
          <w:p w14:paraId="326E0E22" w14:textId="77777777" w:rsidR="00EB7E3D" w:rsidRPr="00C979B5" w:rsidRDefault="00EB7E3D" w:rsidP="00C979B5">
            <w:pPr>
              <w:spacing w:before="40" w:after="40" w:line="240" w:lineRule="auto"/>
              <w:jc w:val="center"/>
              <w:rPr>
                <w:sz w:val="22"/>
              </w:rPr>
            </w:pPr>
            <w:r>
              <w:rPr>
                <w:sz w:val="22"/>
              </w:rPr>
              <w:t>R3</w:t>
            </w:r>
          </w:p>
        </w:tc>
        <w:tc>
          <w:tcPr>
            <w:tcW w:w="1888" w:type="pct"/>
            <w:vAlign w:val="center"/>
          </w:tcPr>
          <w:p w14:paraId="4320F802" w14:textId="77777777" w:rsidR="00EB7E3D" w:rsidRPr="00C979B5" w:rsidRDefault="00EB7E3D" w:rsidP="00C979B5">
            <w:pPr>
              <w:spacing w:before="40" w:after="40" w:line="240" w:lineRule="auto"/>
              <w:jc w:val="center"/>
              <w:rPr>
                <w:sz w:val="22"/>
              </w:rPr>
            </w:pPr>
            <w:r>
              <w:rPr>
                <w:sz w:val="22"/>
              </w:rPr>
              <w:t>Remember what the learner already said and never re-ask it</w:t>
            </w:r>
          </w:p>
        </w:tc>
        <w:tc>
          <w:tcPr>
            <w:tcW w:w="1692" w:type="pct"/>
            <w:vAlign w:val="center"/>
          </w:tcPr>
          <w:p w14:paraId="62D72D68" w14:textId="77777777" w:rsidR="00EB7E3D" w:rsidRPr="00C979B5" w:rsidRDefault="00EB7E3D" w:rsidP="00C979B5">
            <w:pPr>
              <w:spacing w:before="40" w:after="40" w:line="240" w:lineRule="auto"/>
              <w:jc w:val="center"/>
              <w:rPr>
                <w:sz w:val="22"/>
              </w:rPr>
            </w:pPr>
            <w:r>
              <w:rPr>
                <w:sz w:val="22"/>
              </w:rPr>
              <w:t>Learner said "I explained this before"</w:t>
            </w:r>
          </w:p>
        </w:tc>
        <w:tc>
          <w:tcPr>
            <w:tcW w:w="878" w:type="pct"/>
            <w:vAlign w:val="center"/>
          </w:tcPr>
          <w:p w14:paraId="73F5CFF6" w14:textId="77777777" w:rsidR="00EB7E3D" w:rsidRPr="00C979B5" w:rsidRDefault="00EB7E3D" w:rsidP="00C979B5">
            <w:pPr>
              <w:spacing w:before="40" w:after="40" w:line="240" w:lineRule="auto"/>
              <w:jc w:val="center"/>
              <w:rPr>
                <w:sz w:val="22"/>
              </w:rPr>
            </w:pPr>
            <w:r>
              <w:rPr>
                <w:sz w:val="22"/>
              </w:rPr>
              <w:t>Orchestrator (state)</w:t>
            </w:r>
          </w:p>
        </w:tc>
      </w:tr>
      <w:tr w:rsidR="00EB7E3D" w:rsidRPr="00C979B5" w14:paraId="3E615EE9" w14:textId="77777777" w:rsidTr="00C979B5">
        <w:trPr>
          <w:trHeight w:val="1435"/>
        </w:trPr>
        <w:tc>
          <w:tcPr>
            <w:tcW w:w="541" w:type="pct"/>
            <w:vAlign w:val="center"/>
          </w:tcPr>
          <w:p w14:paraId="5781FDFF" w14:textId="77777777" w:rsidR="00EB7E3D" w:rsidRPr="00C979B5" w:rsidRDefault="00EB7E3D" w:rsidP="00C979B5">
            <w:pPr>
              <w:spacing w:before="40" w:after="40" w:line="240" w:lineRule="auto"/>
              <w:jc w:val="center"/>
              <w:rPr>
                <w:sz w:val="22"/>
              </w:rPr>
            </w:pPr>
            <w:r>
              <w:rPr>
                <w:sz w:val="22"/>
              </w:rPr>
              <w:t>R4</w:t>
            </w:r>
          </w:p>
        </w:tc>
        <w:tc>
          <w:tcPr>
            <w:tcW w:w="1888" w:type="pct"/>
            <w:vAlign w:val="center"/>
          </w:tcPr>
          <w:p w14:paraId="30FA1294" w14:textId="77777777" w:rsidR="00EB7E3D" w:rsidRPr="00C979B5" w:rsidRDefault="00EB7E3D" w:rsidP="00C979B5">
            <w:pPr>
              <w:spacing w:before="40" w:after="40" w:line="240" w:lineRule="auto"/>
              <w:jc w:val="center"/>
              <w:rPr>
                <w:sz w:val="22"/>
              </w:rPr>
            </w:pPr>
            <w:r>
              <w:rPr>
                <w:sz w:val="22"/>
              </w:rPr>
              <w:t>Give something back each turn (feedback and a small piece of teaching), then ask</w:t>
            </w:r>
          </w:p>
        </w:tc>
        <w:tc>
          <w:tcPr>
            <w:tcW w:w="1692" w:type="pct"/>
            <w:vAlign w:val="center"/>
          </w:tcPr>
          <w:p w14:paraId="04A783AC" w14:textId="77777777" w:rsidR="00EB7E3D" w:rsidRPr="00C979B5" w:rsidRDefault="00EB7E3D" w:rsidP="00C979B5">
            <w:pPr>
              <w:spacing w:before="40" w:after="40" w:line="240" w:lineRule="auto"/>
              <w:jc w:val="center"/>
              <w:rPr>
                <w:sz w:val="22"/>
              </w:rPr>
            </w:pPr>
            <w:r>
              <w:rPr>
                <w:sz w:val="22"/>
              </w:rPr>
              <w:t>Pure questioning stalled a beginner who said "I don't know"</w:t>
            </w:r>
          </w:p>
        </w:tc>
        <w:tc>
          <w:tcPr>
            <w:tcW w:w="878" w:type="pct"/>
            <w:vAlign w:val="center"/>
          </w:tcPr>
          <w:p w14:paraId="29731109" w14:textId="77777777" w:rsidR="00EB7E3D" w:rsidRPr="00C979B5" w:rsidRDefault="00EB7E3D" w:rsidP="00C979B5">
            <w:pPr>
              <w:spacing w:before="40" w:after="40" w:line="240" w:lineRule="auto"/>
              <w:jc w:val="center"/>
              <w:rPr>
                <w:sz w:val="22"/>
              </w:rPr>
            </w:pPr>
            <w:r>
              <w:rPr>
                <w:sz w:val="22"/>
              </w:rPr>
              <w:t>Tutor agent</w:t>
            </w:r>
          </w:p>
        </w:tc>
      </w:tr>
      <w:tr w:rsidR="00EB7E3D" w:rsidRPr="00C979B5" w14:paraId="08BA5081" w14:textId="77777777" w:rsidTr="00C979B5">
        <w:trPr>
          <w:trHeight w:val="1435"/>
        </w:trPr>
        <w:tc>
          <w:tcPr>
            <w:tcW w:w="541" w:type="pct"/>
            <w:vAlign w:val="center"/>
          </w:tcPr>
          <w:p w14:paraId="3882E5EA" w14:textId="77777777" w:rsidR="00EB7E3D" w:rsidRPr="00C979B5" w:rsidRDefault="00EB7E3D" w:rsidP="00C979B5">
            <w:pPr>
              <w:spacing w:before="40" w:after="40" w:line="240" w:lineRule="auto"/>
              <w:jc w:val="center"/>
              <w:rPr>
                <w:sz w:val="22"/>
              </w:rPr>
            </w:pPr>
            <w:r>
              <w:rPr>
                <w:sz w:val="22"/>
              </w:rPr>
              <w:t>R5</w:t>
            </w:r>
          </w:p>
        </w:tc>
        <w:tc>
          <w:tcPr>
            <w:tcW w:w="1888" w:type="pct"/>
            <w:vAlign w:val="center"/>
          </w:tcPr>
          <w:p w14:paraId="10BB109C" w14:textId="77777777" w:rsidR="00EB7E3D" w:rsidRPr="00C979B5" w:rsidRDefault="00EB7E3D" w:rsidP="00C979B5">
            <w:pPr>
              <w:spacing w:before="40" w:after="40" w:line="240" w:lineRule="auto"/>
              <w:jc w:val="center"/>
              <w:rPr>
                <w:sz w:val="22"/>
              </w:rPr>
            </w:pPr>
            <w:r>
              <w:rPr>
                <w:sz w:val="22"/>
              </w:rPr>
              <w:t>Notice confusion or frustration, acknowledge it and change approach</w:t>
            </w:r>
          </w:p>
        </w:tc>
        <w:tc>
          <w:tcPr>
            <w:tcW w:w="1692" w:type="pct"/>
            <w:vAlign w:val="center"/>
          </w:tcPr>
          <w:p w14:paraId="7378F8E6" w14:textId="77777777" w:rsidR="00EB7E3D" w:rsidRPr="00C979B5" w:rsidRDefault="00EB7E3D" w:rsidP="00C979B5">
            <w:pPr>
              <w:spacing w:before="40" w:after="40" w:line="240" w:lineRule="auto"/>
              <w:jc w:val="center"/>
              <w:rPr>
                <w:sz w:val="22"/>
              </w:rPr>
            </w:pPr>
            <w:r>
              <w:rPr>
                <w:sz w:val="22"/>
              </w:rPr>
              <w:t>Learner said "too many follow up questions" and the tutor kept asking</w:t>
            </w:r>
          </w:p>
        </w:tc>
        <w:tc>
          <w:tcPr>
            <w:tcW w:w="878" w:type="pct"/>
            <w:vAlign w:val="center"/>
          </w:tcPr>
          <w:p w14:paraId="02F193A8" w14:textId="77777777" w:rsidR="00EB7E3D" w:rsidRPr="00C979B5" w:rsidRDefault="00EB7E3D" w:rsidP="00C979B5">
            <w:pPr>
              <w:spacing w:before="40" w:after="40" w:line="240" w:lineRule="auto"/>
              <w:jc w:val="center"/>
              <w:rPr>
                <w:sz w:val="22"/>
              </w:rPr>
            </w:pPr>
            <w:r>
              <w:rPr>
                <w:sz w:val="22"/>
              </w:rPr>
              <w:t>Assessor flag and orchestrator</w:t>
            </w:r>
          </w:p>
        </w:tc>
      </w:tr>
      <w:tr w:rsidR="00EB7E3D" w:rsidRPr="00C979B5" w14:paraId="21EC0D6D" w14:textId="77777777" w:rsidTr="00C979B5">
        <w:trPr>
          <w:trHeight w:val="963"/>
        </w:trPr>
        <w:tc>
          <w:tcPr>
            <w:tcW w:w="541" w:type="pct"/>
            <w:vAlign w:val="center"/>
          </w:tcPr>
          <w:p w14:paraId="6EAF0861" w14:textId="77777777" w:rsidR="00EB7E3D" w:rsidRPr="00C979B5" w:rsidRDefault="00EB7E3D" w:rsidP="00C979B5">
            <w:pPr>
              <w:spacing w:before="40" w:after="40" w:line="240" w:lineRule="auto"/>
              <w:jc w:val="center"/>
              <w:rPr>
                <w:sz w:val="22"/>
              </w:rPr>
            </w:pPr>
            <w:r>
              <w:rPr>
                <w:sz w:val="22"/>
              </w:rPr>
              <w:t>R6</w:t>
            </w:r>
          </w:p>
        </w:tc>
        <w:tc>
          <w:tcPr>
            <w:tcW w:w="1888" w:type="pct"/>
            <w:vAlign w:val="center"/>
          </w:tcPr>
          <w:p w14:paraId="4BE165D1" w14:textId="77777777" w:rsidR="00EB7E3D" w:rsidRPr="00C979B5" w:rsidRDefault="00EB7E3D" w:rsidP="00C979B5">
            <w:pPr>
              <w:spacing w:before="40" w:after="40" w:line="240" w:lineRule="auto"/>
              <w:jc w:val="center"/>
              <w:rPr>
                <w:sz w:val="22"/>
              </w:rPr>
            </w:pPr>
            <w:r>
              <w:rPr>
                <w:sz w:val="22"/>
              </w:rPr>
              <w:t>Vary the question format</w:t>
            </w:r>
          </w:p>
        </w:tc>
        <w:tc>
          <w:tcPr>
            <w:tcW w:w="1692" w:type="pct"/>
            <w:vAlign w:val="center"/>
          </w:tcPr>
          <w:p w14:paraId="210BE5E9" w14:textId="77777777" w:rsidR="00EB7E3D" w:rsidRPr="00C979B5" w:rsidRDefault="00EB7E3D" w:rsidP="00C979B5">
            <w:pPr>
              <w:spacing w:before="40" w:after="40" w:line="240" w:lineRule="auto"/>
              <w:jc w:val="center"/>
              <w:rPr>
                <w:sz w:val="22"/>
              </w:rPr>
            </w:pPr>
            <w:r>
              <w:rPr>
                <w:sz w:val="22"/>
              </w:rPr>
              <w:t>Repetitive questioning felt tiresome</w:t>
            </w:r>
          </w:p>
        </w:tc>
        <w:tc>
          <w:tcPr>
            <w:tcW w:w="878" w:type="pct"/>
            <w:vAlign w:val="center"/>
          </w:tcPr>
          <w:p w14:paraId="607FCD18" w14:textId="77777777" w:rsidR="00EB7E3D" w:rsidRPr="00C979B5" w:rsidRDefault="00EB7E3D" w:rsidP="00C979B5">
            <w:pPr>
              <w:spacing w:before="40" w:after="40" w:line="240" w:lineRule="auto"/>
              <w:jc w:val="center"/>
              <w:rPr>
                <w:sz w:val="22"/>
              </w:rPr>
            </w:pPr>
            <w:r>
              <w:rPr>
                <w:sz w:val="22"/>
              </w:rPr>
              <w:t>Tutor agent</w:t>
            </w:r>
          </w:p>
        </w:tc>
      </w:tr>
      <w:tr w:rsidR="00EB7E3D" w:rsidRPr="00C979B5" w14:paraId="32C897FF" w14:textId="77777777" w:rsidTr="00C979B5">
        <w:trPr>
          <w:trHeight w:val="1435"/>
        </w:trPr>
        <w:tc>
          <w:tcPr>
            <w:tcW w:w="541" w:type="pct"/>
            <w:vAlign w:val="center"/>
          </w:tcPr>
          <w:p w14:paraId="77CBE42A" w14:textId="77777777" w:rsidR="00EB7E3D" w:rsidRPr="00C979B5" w:rsidRDefault="00EB7E3D" w:rsidP="00C979B5">
            <w:pPr>
              <w:spacing w:before="40" w:after="40" w:line="240" w:lineRule="auto"/>
              <w:jc w:val="center"/>
              <w:rPr>
                <w:sz w:val="22"/>
              </w:rPr>
            </w:pPr>
            <w:r>
              <w:rPr>
                <w:sz w:val="22"/>
              </w:rPr>
              <w:t>R7</w:t>
            </w:r>
          </w:p>
        </w:tc>
        <w:tc>
          <w:tcPr>
            <w:tcW w:w="1888" w:type="pct"/>
            <w:vAlign w:val="center"/>
          </w:tcPr>
          <w:p w14:paraId="63FD09BB" w14:textId="77777777" w:rsidR="00EB7E3D" w:rsidRPr="00C979B5" w:rsidRDefault="00EB7E3D" w:rsidP="00C979B5">
            <w:pPr>
              <w:spacing w:before="40" w:after="40" w:line="240" w:lineRule="auto"/>
              <w:jc w:val="center"/>
              <w:rPr>
                <w:sz w:val="22"/>
              </w:rPr>
            </w:pPr>
            <w:r>
              <w:rPr>
                <w:sz w:val="22"/>
              </w:rPr>
              <w:t>Keep the assessor separate from the tutor, and score against the framework</w:t>
            </w:r>
          </w:p>
        </w:tc>
        <w:tc>
          <w:tcPr>
            <w:tcW w:w="1692" w:type="pct"/>
            <w:vAlign w:val="center"/>
          </w:tcPr>
          <w:p w14:paraId="7D6B291D" w14:textId="77777777" w:rsidR="00EB7E3D" w:rsidRPr="00C979B5" w:rsidRDefault="00EB7E3D" w:rsidP="00C979B5">
            <w:pPr>
              <w:spacing w:before="40" w:after="40" w:line="240" w:lineRule="auto"/>
              <w:jc w:val="center"/>
              <w:rPr>
                <w:sz w:val="22"/>
              </w:rPr>
            </w:pPr>
            <w:r>
              <w:rPr>
                <w:sz w:val="22"/>
              </w:rPr>
              <w:t>Tutor could only count simple things</w:t>
            </w:r>
          </w:p>
        </w:tc>
        <w:tc>
          <w:tcPr>
            <w:tcW w:w="878" w:type="pct"/>
            <w:vAlign w:val="center"/>
          </w:tcPr>
          <w:p w14:paraId="13154A1B" w14:textId="77777777" w:rsidR="00EB7E3D" w:rsidRPr="00C979B5" w:rsidRDefault="00EB7E3D" w:rsidP="00C979B5">
            <w:pPr>
              <w:spacing w:before="40" w:after="40" w:line="240" w:lineRule="auto"/>
              <w:jc w:val="center"/>
              <w:rPr>
                <w:sz w:val="22"/>
              </w:rPr>
            </w:pPr>
            <w:r>
              <w:rPr>
                <w:sz w:val="22"/>
              </w:rPr>
              <w:t>Assessor agent</w:t>
            </w:r>
          </w:p>
        </w:tc>
      </w:tr>
      <w:tr w:rsidR="00EB7E3D" w:rsidRPr="00C979B5" w14:paraId="4EA07930" w14:textId="77777777" w:rsidTr="00C979B5">
        <w:trPr>
          <w:trHeight w:val="942"/>
        </w:trPr>
        <w:tc>
          <w:tcPr>
            <w:tcW w:w="541" w:type="pct"/>
            <w:vAlign w:val="center"/>
          </w:tcPr>
          <w:p w14:paraId="547BCF3A" w14:textId="77777777" w:rsidR="00EB7E3D" w:rsidRPr="00C979B5" w:rsidRDefault="00EB7E3D" w:rsidP="00C979B5">
            <w:pPr>
              <w:spacing w:before="40" w:after="40" w:line="240" w:lineRule="auto"/>
              <w:jc w:val="center"/>
              <w:rPr>
                <w:sz w:val="22"/>
              </w:rPr>
            </w:pPr>
            <w:r>
              <w:rPr>
                <w:sz w:val="22"/>
              </w:rPr>
              <w:t>R8</w:t>
            </w:r>
          </w:p>
        </w:tc>
        <w:tc>
          <w:tcPr>
            <w:tcW w:w="1888" w:type="pct"/>
            <w:vAlign w:val="center"/>
          </w:tcPr>
          <w:p w14:paraId="2CC9C9C0" w14:textId="77777777" w:rsidR="00EB7E3D" w:rsidRPr="00C979B5" w:rsidRDefault="00EB7E3D" w:rsidP="00C979B5">
            <w:pPr>
              <w:spacing w:before="40" w:after="40" w:line="240" w:lineRule="auto"/>
              <w:jc w:val="center"/>
              <w:rPr>
                <w:sz w:val="22"/>
              </w:rPr>
            </w:pPr>
            <w:r>
              <w:rPr>
                <w:sz w:val="22"/>
              </w:rPr>
              <w:t>Show the learner their own stats</w:t>
            </w:r>
          </w:p>
        </w:tc>
        <w:tc>
          <w:tcPr>
            <w:tcW w:w="1692" w:type="pct"/>
            <w:vAlign w:val="center"/>
          </w:tcPr>
          <w:p w14:paraId="544D90E2" w14:textId="77777777" w:rsidR="00EB7E3D" w:rsidRPr="00C979B5" w:rsidRDefault="00EB7E3D" w:rsidP="00C979B5">
            <w:pPr>
              <w:spacing w:before="40" w:after="40" w:line="240" w:lineRule="auto"/>
              <w:jc w:val="center"/>
              <w:rPr>
                <w:sz w:val="22"/>
              </w:rPr>
            </w:pPr>
            <w:r>
              <w:rPr>
                <w:sz w:val="22"/>
              </w:rPr>
              <w:t>Learner could not see progress</w:t>
            </w:r>
          </w:p>
        </w:tc>
        <w:tc>
          <w:tcPr>
            <w:tcW w:w="878" w:type="pct"/>
            <w:vAlign w:val="center"/>
          </w:tcPr>
          <w:p w14:paraId="3EBC088A" w14:textId="77777777" w:rsidR="00EB7E3D" w:rsidRPr="00C979B5" w:rsidRDefault="00EB7E3D" w:rsidP="00C979B5">
            <w:pPr>
              <w:spacing w:before="40" w:after="40" w:line="240" w:lineRule="auto"/>
              <w:jc w:val="center"/>
              <w:rPr>
                <w:sz w:val="22"/>
              </w:rPr>
            </w:pPr>
            <w:r>
              <w:rPr>
                <w:sz w:val="22"/>
              </w:rPr>
              <w:t>Stats view</w:t>
            </w:r>
          </w:p>
        </w:tc>
      </w:tr>
      <w:tr w:rsidR="00EB7E3D" w:rsidRPr="00C979B5" w14:paraId="177EA005" w14:textId="77777777" w:rsidTr="00C979B5">
        <w:trPr>
          <w:trHeight w:val="942"/>
        </w:trPr>
        <w:tc>
          <w:tcPr>
            <w:tcW w:w="541" w:type="pct"/>
            <w:vAlign w:val="center"/>
          </w:tcPr>
          <w:p w14:paraId="7D560538" w14:textId="77777777" w:rsidR="00EB7E3D" w:rsidRPr="00C979B5" w:rsidRDefault="00EB7E3D" w:rsidP="00C979B5">
            <w:pPr>
              <w:spacing w:before="40" w:after="40" w:line="240" w:lineRule="auto"/>
              <w:jc w:val="center"/>
              <w:rPr>
                <w:sz w:val="22"/>
              </w:rPr>
            </w:pPr>
            <w:r>
              <w:rPr>
                <w:sz w:val="22"/>
              </w:rPr>
              <w:t>R9</w:t>
            </w:r>
          </w:p>
        </w:tc>
        <w:tc>
          <w:tcPr>
            <w:tcW w:w="1888" w:type="pct"/>
            <w:vAlign w:val="center"/>
          </w:tcPr>
          <w:p w14:paraId="68132CED" w14:textId="77777777" w:rsidR="00EB7E3D" w:rsidRPr="00C979B5" w:rsidRDefault="00EB7E3D" w:rsidP="00C979B5">
            <w:pPr>
              <w:spacing w:before="40" w:after="40" w:line="240" w:lineRule="auto"/>
              <w:jc w:val="center"/>
              <w:rPr>
                <w:sz w:val="22"/>
              </w:rPr>
            </w:pPr>
            <w:r>
              <w:rPr>
                <w:sz w:val="22"/>
              </w:rPr>
              <w:t>Keep the topic and context stable</w:t>
            </w:r>
          </w:p>
        </w:tc>
        <w:tc>
          <w:tcPr>
            <w:tcW w:w="1692" w:type="pct"/>
            <w:vAlign w:val="center"/>
          </w:tcPr>
          <w:p w14:paraId="42AF7C67" w14:textId="77777777" w:rsidR="00EB7E3D" w:rsidRPr="00C979B5" w:rsidRDefault="00EB7E3D" w:rsidP="00C979B5">
            <w:pPr>
              <w:spacing w:before="40" w:after="40" w:line="240" w:lineRule="auto"/>
              <w:jc w:val="center"/>
              <w:rPr>
                <w:sz w:val="22"/>
              </w:rPr>
            </w:pPr>
            <w:r>
              <w:rPr>
                <w:sz w:val="22"/>
              </w:rPr>
              <w:t>One tutor forgot the topic and asked what to explore</w:t>
            </w:r>
          </w:p>
        </w:tc>
        <w:tc>
          <w:tcPr>
            <w:tcW w:w="878" w:type="pct"/>
            <w:vAlign w:val="center"/>
          </w:tcPr>
          <w:p w14:paraId="6144625E" w14:textId="77777777" w:rsidR="00EB7E3D" w:rsidRPr="00C979B5" w:rsidRDefault="00EB7E3D" w:rsidP="00C979B5">
            <w:pPr>
              <w:spacing w:before="40" w:after="40" w:line="240" w:lineRule="auto"/>
              <w:jc w:val="center"/>
              <w:rPr>
                <w:sz w:val="22"/>
              </w:rPr>
            </w:pPr>
            <w:r>
              <w:rPr>
                <w:sz w:val="22"/>
              </w:rPr>
              <w:t>Orchestrator (state)</w:t>
            </w:r>
          </w:p>
        </w:tc>
      </w:tr>
    </w:tbl>
    <w:p w14:paraId="6FCD9A8F" w14:textId="77777777" w:rsidR="00077031" w:rsidRPr="00C979B5" w:rsidRDefault="00077031" w:rsidP="00077031">
      <w:pPr>
        <w:pStyle w:val="Heading2"/>
      </w:pPr>
      <w:bookmarkStart w:id="77" w:name="_Toc241526946"/>
      <w:bookmarkStart w:id="78" w:name="_Toc243418989"/>
      <w:r>
        <w:lastRenderedPageBreak/>
        <w:t>3.4 System Architecture</w:t>
      </w:r>
      <w:bookmarkEnd w:id="77"/>
      <w:bookmarkEnd w:id="78"/>
    </w:p>
    <w:p w14:paraId="3DAF4960" w14:textId="77777777" w:rsidR="00974942" w:rsidRPr="00C979B5" w:rsidRDefault="00532490" w:rsidP="00C979B5">
      <w:pPr>
        <w:jc w:val="both"/>
      </w:pPr>
      <w:r>
        <w:t>Socratic AI uses four AI agents and a set of plain-code rules, joined into one workflow with LangGraph (LangChain, n.d.). Each learner answer runs through the same steps, in this order.</w:t>
      </w:r>
    </w:p>
    <w:p w14:paraId="089EB13C" w14:textId="77777777" w:rsidR="00974942" w:rsidRPr="00C979B5" w:rsidRDefault="00532490" w:rsidP="00C979B5">
      <w:pPr>
        <w:pStyle w:val="ListParagraph"/>
        <w:numPr>
          <w:ilvl w:val="0"/>
          <w:numId w:val="12"/>
        </w:numPr>
        <w:spacing w:after="120"/>
        <w:jc w:val="both"/>
      </w:pPr>
      <w:r>
        <w:t>Assess. The Assessor agent marks the answer.</w:t>
      </w:r>
    </w:p>
    <w:p w14:paraId="4B01F79B" w14:textId="77777777" w:rsidR="00974942" w:rsidRPr="00C979B5" w:rsidRDefault="00532490" w:rsidP="00C979B5">
      <w:pPr>
        <w:pStyle w:val="ListParagraph"/>
        <w:numPr>
          <w:ilvl w:val="0"/>
          <w:numId w:val="12"/>
        </w:numPr>
        <w:spacing w:after="120"/>
        <w:jc w:val="both"/>
      </w:pPr>
      <w:r>
        <w:t>Plan. The Planner agent proposes the next move.</w:t>
      </w:r>
    </w:p>
    <w:p w14:paraId="2584C09D" w14:textId="77777777" w:rsidR="00974942" w:rsidRPr="00C979B5" w:rsidRDefault="00532490" w:rsidP="00C979B5">
      <w:pPr>
        <w:pStyle w:val="ListParagraph"/>
        <w:numPr>
          <w:ilvl w:val="0"/>
          <w:numId w:val="12"/>
        </w:numPr>
        <w:spacing w:after="120"/>
        <w:jc w:val="both"/>
      </w:pPr>
      <w:r>
        <w:t>Guard. Plain-code rules check the plan and fix it if needed.</w:t>
      </w:r>
    </w:p>
    <w:p w14:paraId="70DE0F90" w14:textId="77777777" w:rsidR="00974942" w:rsidRPr="00C979B5" w:rsidRDefault="00532490" w:rsidP="00C979B5">
      <w:pPr>
        <w:pStyle w:val="ListParagraph"/>
        <w:numPr>
          <w:ilvl w:val="0"/>
          <w:numId w:val="12"/>
        </w:numPr>
        <w:spacing w:after="120"/>
        <w:jc w:val="both"/>
      </w:pPr>
      <w:r>
        <w:t>Tutor. The Tutor agent may run a simulation, then writes the reply.</w:t>
      </w:r>
    </w:p>
    <w:p w14:paraId="120800ED" w14:textId="77777777" w:rsidR="00974942" w:rsidRPr="00C979B5" w:rsidRDefault="00532490" w:rsidP="00C979B5">
      <w:pPr>
        <w:pStyle w:val="ListParagraph"/>
        <w:numPr>
          <w:ilvl w:val="0"/>
          <w:numId w:val="12"/>
        </w:numPr>
        <w:spacing w:after="120"/>
        <w:jc w:val="both"/>
      </w:pPr>
      <w:r>
        <w:t>Check. Free code checks run first, then the Checker agent reviews the reply. If either finds a problem, the Tutor rewrites once.</w:t>
      </w:r>
    </w:p>
    <w:p w14:paraId="58183014" w14:textId="77777777" w:rsidR="00974942" w:rsidRPr="00C979B5" w:rsidRDefault="00532490" w:rsidP="00C979B5">
      <w:pPr>
        <w:jc w:val="both"/>
      </w:pPr>
      <w:r>
        <w:t>At the end of a session, a fifth AI call, the Coach, writes one short paragraph on how the learner answered. Each of the Planner, the simulations and the Checker can be switched off in the settings, so the thesis can compare the app with and without each one. The prototype uses Google’s Gemini model on the free tier (Google, n.d.) (gemini-3.5-flash-lite), because the project has no budget for paid AI. One 6-round session uses about 25 AI calls.</w:t>
      </w:r>
    </w:p>
    <w:p w14:paraId="32F96102" w14:textId="77777777" w:rsidR="00525AD0" w:rsidRPr="00C979B5" w:rsidRDefault="00532490" w:rsidP="00C979B5">
      <w:pPr>
        <w:jc w:val="both"/>
      </w:pPr>
      <w:r>
        <w:t>Figure 17 shows the flow of one turn, and the information each step passes to the next. Each agent receives a small JSON payload built by code, and it must reply in a fixed JSON shape, which code checks before the result is used. For example, the Assessor receives the question, the learner's answer, the case story and the case notes, and it returns the nine marks, the reasoning move, a frustration flag and a short evidence quote. If a reply cannot be read, a safe default is used, so one bad reply never stops the session. The prompt of every agent is given in the Appendix.</w:t>
      </w:r>
    </w:p>
    <w:p w14:paraId="240B593A" w14:textId="77777777" w:rsidR="00525AD0" w:rsidRPr="00C979B5" w:rsidRDefault="00532490" w:rsidP="00C979B5">
      <w:pPr>
        <w:keepNext/>
        <w:spacing w:before="120" w:after="120" w:line="240" w:lineRule="auto"/>
        <w:jc w:val="center"/>
      </w:pPr>
      <w:r>
        <w:rPr>
          <w:noProof/>
        </w:rPr>
        <w:lastRenderedPageBreak/>
        <w:drawing>
          <wp:inline distT="0" distB="0" distL="0" distR="0" wp14:anchorId="16351204" wp14:editId="05DF1BD9">
            <wp:extent cx="5040000" cy="5771266"/>
            <wp:effectExtent l="133350" t="114300" r="141605" b="172720"/>
            <wp:docPr id="91035" name="Claude figure 9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 name="agent_flow.png"/>
                    <pic:cNvPicPr/>
                  </pic:nvPicPr>
                  <pic:blipFill>
                    <a:blip r:embed="rId30"/>
                    <a:stretch>
                      <a:fillRect/>
                    </a:stretch>
                  </pic:blipFill>
                  <pic:spPr>
                    <a:xfrm>
                      <a:off x="0" y="0"/>
                      <a:ext cx="5040000" cy="57712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6AD531" w14:textId="77777777" w:rsidR="00525AD0" w:rsidRPr="00C979B5" w:rsidRDefault="00532490">
      <w:pPr>
        <w:pStyle w:val="Caption"/>
      </w:pPr>
      <w:bookmarkStart w:id="79" w:name="_Toc243419030"/>
      <w:r>
        <w:t xml:space="preserve">Figure </w:t>
      </w:r>
      <w:fldSimple w:instr=" SEQ Figure \* ARABIC ">
        <w:r>
          <w:rPr>
            <w:noProof/>
          </w:rPr>
          <w:t>17</w:t>
        </w:r>
      </w:fldSimple>
      <w:r>
        <w:t>: The flow of one turn through the agents and the rules, with the information passed at each step</w:t>
      </w:r>
      <w:bookmarkEnd w:id="79"/>
    </w:p>
    <w:p w14:paraId="3781B1D0" w14:textId="77777777" w:rsidR="00E6149F" w:rsidRPr="00C979B5" w:rsidRDefault="00E6149F" w:rsidP="00C979B5"/>
    <w:p w14:paraId="058F3974" w14:textId="77777777" w:rsidR="00143E54" w:rsidRPr="00C979B5" w:rsidRDefault="00143E54" w:rsidP="0070435E">
      <w:pPr>
        <w:pStyle w:val="Heading3"/>
      </w:pPr>
      <w:bookmarkStart w:id="80" w:name="_Toc241526947"/>
      <w:bookmarkStart w:id="81" w:name="_Toc243418990"/>
      <w:r>
        <w:t>3.4.1 Tutor agent</w:t>
      </w:r>
      <w:bookmarkEnd w:id="80"/>
      <w:bookmarkEnd w:id="81"/>
    </w:p>
    <w:p w14:paraId="629BD627" w14:textId="77777777" w:rsidR="00974942" w:rsidRPr="00C979B5" w:rsidRDefault="00532490" w:rsidP="00C979B5">
      <w:pPr>
        <w:jc w:val="both"/>
      </w:pPr>
      <w:r>
        <w:t>This is the only part the learner talks to. It receives an instruction from the rules, for example “ask an Evidence question in the spot-the-flaw format, with a hint”. It replies in four short parts. These are feedback on the last answer, a key idea that stays hidden behind a hint button until the learner opens it, one question, and two options when the question is an A or B choice. Each part has a word limit. It never gives the answer to its own question, and it uses only facts from the case notes and the simulation results.</w:t>
      </w:r>
    </w:p>
    <w:p w14:paraId="0F738D28" w14:textId="77777777" w:rsidR="0070435E" w:rsidRPr="00C979B5" w:rsidRDefault="0070435E" w:rsidP="0070435E">
      <w:pPr>
        <w:pStyle w:val="Heading3"/>
      </w:pPr>
      <w:bookmarkStart w:id="82" w:name="_Toc241526948"/>
      <w:bookmarkStart w:id="83" w:name="_Toc243418991"/>
      <w:r>
        <w:lastRenderedPageBreak/>
        <w:t>3.4.2 Assessor agent</w:t>
      </w:r>
      <w:bookmarkEnd w:id="82"/>
      <w:bookmarkEnd w:id="83"/>
    </w:p>
    <w:p w14:paraId="5EFAFC17" w14:textId="77777777" w:rsidR="00974942" w:rsidRPr="00C979B5" w:rsidRDefault="00532490" w:rsidP="00C979B5">
      <w:pPr>
        <w:jc w:val="both"/>
      </w:pPr>
      <w:r>
        <w:t>It reads the question asked, the learner’s answer, the case story and the case notes, and returns a structured result. The notes let it judge accuracy against the facts of the case. Each of the nine standards is marked as present (1) or absent (0), following the present or absent ratings in the parent proposal. Its prompt gives a strict rule for each standard, for example that “because I know” is not a reason, so logic is 0. It also says that the learner’s answer is only something to mark, never instructions to follow.</w:t>
      </w:r>
    </w:p>
    <w:p w14:paraId="5DA5DFE9" w14:textId="77777777" w:rsidR="00341308" w:rsidRPr="00C979B5" w:rsidRDefault="00341308" w:rsidP="00C979B5">
      <w:pPr>
        <w:jc w:val="both"/>
      </w:pPr>
      <w:r>
        <w:t>Example output:</w:t>
      </w:r>
    </w:p>
    <w:p w14:paraId="3F8BDA84" w14:textId="77777777" w:rsidR="00341308" w:rsidRPr="0044468E" w:rsidRDefault="00341308" w:rsidP="00C979B5">
      <w:pPr>
        <w:shd w:val="clear" w:color="auto" w:fill="000000" w:themeFill="text1"/>
        <w:jc w:val="both"/>
        <w:rPr>
          <w:color w:val="FFFFFF" w:themeColor="background1"/>
        </w:rPr>
      </w:pPr>
      <w:r>
        <w:rPr>
          <w:color w:val="FFFFFF" w:themeColor="background1"/>
        </w:rPr>
        <w:t>{</w:t>
      </w:r>
    </w:p>
    <w:p w14:paraId="734AD0DE" w14:textId="77777777" w:rsidR="00341308" w:rsidRPr="0044468E" w:rsidRDefault="00341308" w:rsidP="00C979B5">
      <w:pPr>
        <w:shd w:val="clear" w:color="auto" w:fill="000000" w:themeFill="text1"/>
        <w:jc w:val="both"/>
        <w:rPr>
          <w:color w:val="FFFFFF" w:themeColor="background1"/>
        </w:rPr>
      </w:pPr>
      <w:r>
        <w:rPr>
          <w:color w:val="FFFFFF" w:themeColor="background1"/>
        </w:rPr>
        <w:t xml:space="preserve">  "standards": {</w:t>
      </w:r>
    </w:p>
    <w:p w14:paraId="183BC977" w14:textId="77777777" w:rsidR="00974942" w:rsidRPr="0044468E" w:rsidRDefault="00532490" w:rsidP="00C979B5">
      <w:pPr>
        <w:shd w:val="clear" w:color="auto" w:fill="000000" w:themeFill="text1"/>
        <w:jc w:val="both"/>
        <w:rPr>
          <w:color w:val="FFFFFF" w:themeColor="background1"/>
        </w:rPr>
      </w:pPr>
      <w:r>
        <w:rPr>
          <w:color w:val="FFFFFF" w:themeColor="background1"/>
        </w:rPr>
        <w:t xml:space="preserve">    "clarity": 1, "accuracy": 1, "precision": 0, "relevance": 1, "depth": 0,</w:t>
      </w:r>
    </w:p>
    <w:p w14:paraId="48AC9499" w14:textId="77777777" w:rsidR="00974942" w:rsidRPr="0044468E" w:rsidRDefault="00532490" w:rsidP="00C979B5">
      <w:pPr>
        <w:shd w:val="clear" w:color="auto" w:fill="000000" w:themeFill="text1"/>
        <w:jc w:val="both"/>
        <w:rPr>
          <w:color w:val="FFFFFF" w:themeColor="background1"/>
        </w:rPr>
      </w:pPr>
      <w:r>
        <w:rPr>
          <w:color w:val="FFFFFF" w:themeColor="background1"/>
        </w:rPr>
        <w:t xml:space="preserve">    "breadth": 1, "logic": 0, "significance": 0, "fairness": 0</w:t>
      </w:r>
    </w:p>
    <w:p w14:paraId="1FCD9E88" w14:textId="77777777" w:rsidR="00341308" w:rsidRPr="0044468E" w:rsidRDefault="00341308" w:rsidP="00C979B5">
      <w:pPr>
        <w:shd w:val="clear" w:color="auto" w:fill="000000" w:themeFill="text1"/>
        <w:jc w:val="both"/>
        <w:rPr>
          <w:color w:val="FFFFFF" w:themeColor="background1"/>
        </w:rPr>
      </w:pPr>
      <w:r>
        <w:rPr>
          <w:color w:val="FFFFFF" w:themeColor="background1"/>
        </w:rPr>
        <w:t xml:space="preserve">  },</w:t>
      </w:r>
    </w:p>
    <w:p w14:paraId="2E477EEE" w14:textId="77777777" w:rsidR="00974942" w:rsidRPr="0044468E" w:rsidRDefault="00532490" w:rsidP="00C979B5">
      <w:pPr>
        <w:shd w:val="clear" w:color="auto" w:fill="000000" w:themeFill="text1"/>
        <w:jc w:val="both"/>
        <w:rPr>
          <w:color w:val="FFFFFF" w:themeColor="background1"/>
        </w:rPr>
      </w:pPr>
      <w:r>
        <w:rPr>
          <w:color w:val="FFFFFF" w:themeColor="background1"/>
        </w:rPr>
        <w:t xml:space="preserve">  "reasoning_move": "clarify | assumption | evidence | viewpoint | implication | question_the_question | none",</w:t>
      </w:r>
    </w:p>
    <w:p w14:paraId="07DD3ACB" w14:textId="77777777" w:rsidR="00974942" w:rsidRPr="0044468E" w:rsidRDefault="00532490" w:rsidP="00C979B5">
      <w:pPr>
        <w:shd w:val="clear" w:color="auto" w:fill="000000" w:themeFill="text1"/>
        <w:jc w:val="both"/>
        <w:rPr>
          <w:color w:val="FFFFFF" w:themeColor="background1"/>
        </w:rPr>
      </w:pPr>
      <w:r>
        <w:rPr>
          <w:color w:val="FFFFFF" w:themeColor="background1"/>
        </w:rPr>
        <w:t xml:space="preserve">  "learner_points": ["short paraphrase of what the learner said"],</w:t>
      </w:r>
    </w:p>
    <w:p w14:paraId="4D25386A" w14:textId="77777777" w:rsidR="00974942" w:rsidRPr="0044468E" w:rsidRDefault="00532490" w:rsidP="00C979B5">
      <w:pPr>
        <w:shd w:val="clear" w:color="auto" w:fill="000000" w:themeFill="text1"/>
        <w:jc w:val="both"/>
        <w:rPr>
          <w:color w:val="FFFFFF" w:themeColor="background1"/>
        </w:rPr>
      </w:pPr>
      <w:r>
        <w:rPr>
          <w:color w:val="FFFFFF" w:themeColor="background1"/>
        </w:rPr>
        <w:t xml:space="preserve">  "confused_or_frustrated": false,</w:t>
      </w:r>
    </w:p>
    <w:p w14:paraId="27F21CF7" w14:textId="77777777" w:rsidR="00341308" w:rsidRPr="0044468E" w:rsidRDefault="00341308" w:rsidP="00C979B5">
      <w:pPr>
        <w:shd w:val="clear" w:color="auto" w:fill="000000" w:themeFill="text1"/>
        <w:jc w:val="both"/>
        <w:rPr>
          <w:color w:val="FFFFFF" w:themeColor="background1"/>
        </w:rPr>
      </w:pPr>
      <w:r>
        <w:rPr>
          <w:color w:val="FFFFFF" w:themeColor="background1"/>
        </w:rPr>
        <w:t xml:space="preserve">  "evidence_quote": "short quote from the learner answer",</w:t>
      </w:r>
    </w:p>
    <w:p w14:paraId="0E4DFD22" w14:textId="77777777" w:rsidR="00974942" w:rsidRPr="0044468E" w:rsidRDefault="00532490" w:rsidP="00C979B5">
      <w:pPr>
        <w:shd w:val="clear" w:color="auto" w:fill="000000" w:themeFill="text1"/>
        <w:jc w:val="both"/>
        <w:rPr>
          <w:color w:val="FFFFFF" w:themeColor="background1"/>
        </w:rPr>
      </w:pPr>
      <w:r>
        <w:rPr>
          <w:color w:val="FFFFFF" w:themeColor="background1"/>
        </w:rPr>
        <w:t xml:space="preserve">  "confidence": 0.9</w:t>
      </w:r>
    </w:p>
    <w:p w14:paraId="60F4CD2D" w14:textId="77777777" w:rsidR="00341308" w:rsidRPr="0044468E" w:rsidRDefault="00341308" w:rsidP="0044468E">
      <w:pPr>
        <w:shd w:val="clear" w:color="auto" w:fill="000000" w:themeFill="text1"/>
        <w:jc w:val="both"/>
        <w:rPr>
          <w:color w:val="FFFFFF" w:themeColor="background1"/>
        </w:rPr>
      </w:pPr>
      <w:r>
        <w:rPr>
          <w:color w:val="FFFFFF" w:themeColor="background1"/>
        </w:rPr>
        <w:t>}</w:t>
      </w:r>
    </w:p>
    <w:p w14:paraId="2A7030A8" w14:textId="77777777" w:rsidR="00974942" w:rsidRPr="00C979B5" w:rsidRDefault="00532490" w:rsidP="00C979B5">
      <w:pPr>
        <w:jc w:val="both"/>
      </w:pPr>
      <w:r>
        <w:t>The assessor is kept separate from the tutor for two reasons. A tutor needs to be kind and encouraging, while an assessor needs to be strict, and one prompt does both jobs badly. It also lets the assessor be tested on its own against human scores. Every Assessor call uses a fixed seed, so the same answer gets the same marks, and every mark is saved with the version of the Assessor prompt that gave it.</w:t>
      </w:r>
    </w:p>
    <w:p w14:paraId="2D0779CB" w14:textId="77777777" w:rsidR="00974942" w:rsidRDefault="00532490" w:rsidP="00C979B5">
      <w:pPr>
        <w:jc w:val="both"/>
      </w:pPr>
      <w:r>
        <w:lastRenderedPageBreak/>
        <w:t>Before the Assessor is called, plain code checks whether the answer was copied from text on the screen, such as a hint, the notes or a simulation result. If most of it was copied, the answer scores 0 with no AI call, and the tutor says “You copied the hint, please answer in your own words.”</w:t>
      </w:r>
    </w:p>
    <w:p w14:paraId="12D835A5" w14:textId="77777777" w:rsidR="0044468E" w:rsidRPr="00C979B5" w:rsidRDefault="0044468E" w:rsidP="00C979B5">
      <w:pPr>
        <w:jc w:val="both"/>
      </w:pPr>
    </w:p>
    <w:p w14:paraId="0B8EA6B4" w14:textId="77777777" w:rsidR="00974942" w:rsidRPr="00C979B5" w:rsidRDefault="00532490">
      <w:pPr>
        <w:pStyle w:val="Heading3"/>
      </w:pPr>
      <w:bookmarkStart w:id="84" w:name="_Toc243418992"/>
      <w:r>
        <w:t>3.4.3 Planner agent</w:t>
      </w:r>
      <w:bookmarkEnd w:id="84"/>
    </w:p>
    <w:p w14:paraId="7A9DFDDC" w14:textId="77777777" w:rsidR="00974942" w:rsidRPr="00C979B5" w:rsidRDefault="00532490" w:rsidP="00C979B5">
      <w:pPr>
        <w:jc w:val="both"/>
      </w:pPr>
      <w:r>
        <w:t>It reads the marks and proposes the next move. This is whether to move up a level, stay or move down, which question format to use, whether to give a hint, and whether to run the case’s simulation. It never talks to the learner, and its proposal always goes through the rules.</w:t>
      </w:r>
    </w:p>
    <w:p w14:paraId="1A20E326" w14:textId="77777777" w:rsidR="007B2DED" w:rsidRPr="00C979B5" w:rsidRDefault="007B2DED" w:rsidP="00C979B5">
      <w:pPr>
        <w:jc w:val="both"/>
      </w:pPr>
    </w:p>
    <w:p w14:paraId="7AB6F6F4" w14:textId="77777777" w:rsidR="00974942" w:rsidRPr="00C979B5" w:rsidRDefault="00532490">
      <w:pPr>
        <w:pStyle w:val="Heading3"/>
      </w:pPr>
      <w:bookmarkStart w:id="85" w:name="_Toc243418993"/>
      <w:r>
        <w:t>3.4.4 Rules (the orchestrator, plain code)</w:t>
      </w:r>
      <w:bookmarkEnd w:id="85"/>
    </w:p>
    <w:p w14:paraId="582CD9C9" w14:textId="77777777" w:rsidR="00974942" w:rsidRPr="00C979B5" w:rsidRDefault="00532490" w:rsidP="00C979B5">
      <w:pPr>
        <w:jc w:val="both"/>
      </w:pPr>
      <w:r>
        <w:t>The rules keep the session state. This is the case, the round, the current level, the highest level reached, the questions already asked, the points the learner has already made and the full trace of every turn. They apply fixed rules to the Planner’s proposal.</w:t>
      </w:r>
    </w:p>
    <w:p w14:paraId="4BABEAA1" w14:textId="77777777" w:rsidR="00974942" w:rsidRPr="00C979B5" w:rsidRDefault="00532490" w:rsidP="00C979B5">
      <w:pPr>
        <w:pStyle w:val="ListParagraph"/>
        <w:numPr>
          <w:ilvl w:val="0"/>
          <w:numId w:val="12"/>
        </w:numPr>
        <w:spacing w:after="120"/>
        <w:jc w:val="both"/>
      </w:pPr>
      <w:r>
        <w:t>If the learner is confused or frustrated, the next question is always an easier A or B choice with a hint, and the level does not go up. The Planner cannot override this.</w:t>
      </w:r>
    </w:p>
    <w:p w14:paraId="1D5510EF" w14:textId="77777777" w:rsidR="00974942" w:rsidRPr="00C979B5" w:rsidRDefault="00532490" w:rsidP="00C979B5">
      <w:pPr>
        <w:pStyle w:val="ListParagraph"/>
        <w:numPr>
          <w:ilvl w:val="0"/>
          <w:numId w:val="12"/>
        </w:numPr>
        <w:spacing w:after="120"/>
        <w:jc w:val="both"/>
      </w:pPr>
      <w:r>
        <w:t>The level moves up only after two good answers in a row, or one strong answer. A good answer meets at least 2 standards and shows a reasoning move, and a strong answer meets at least 5. It never moves up after a weak answer, and it moves at most one level at a time.</w:t>
      </w:r>
    </w:p>
    <w:p w14:paraId="6377709F" w14:textId="77777777" w:rsidR="00974942" w:rsidRPr="00C979B5" w:rsidRDefault="00532490" w:rsidP="00C979B5">
      <w:pPr>
        <w:pStyle w:val="ListParagraph"/>
        <w:numPr>
          <w:ilvl w:val="0"/>
          <w:numId w:val="12"/>
        </w:numPr>
        <w:spacing w:after="120"/>
        <w:jc w:val="both"/>
      </w:pPr>
      <w:r>
        <w:t>The same question format is not used twice in a row, except in A or B only mode or when a frustrated learner needs another easy choice.</w:t>
      </w:r>
    </w:p>
    <w:p w14:paraId="78286EC2" w14:textId="77777777" w:rsidR="00974942" w:rsidRPr="00C979B5" w:rsidRDefault="00532490" w:rsidP="00C979B5">
      <w:pPr>
        <w:pStyle w:val="ListParagraph"/>
        <w:numPr>
          <w:ilvl w:val="0"/>
          <w:numId w:val="12"/>
        </w:numPr>
        <w:spacing w:after="120"/>
        <w:jc w:val="both"/>
      </w:pPr>
      <w:r>
        <w:t>Only the case’s own simulation can be run, at most once per session.</w:t>
      </w:r>
    </w:p>
    <w:p w14:paraId="422DF100" w14:textId="77777777" w:rsidR="00974942" w:rsidRPr="00C979B5" w:rsidRDefault="00532490" w:rsidP="00C979B5">
      <w:pPr>
        <w:pStyle w:val="ListParagraph"/>
        <w:numPr>
          <w:ilvl w:val="0"/>
          <w:numId w:val="12"/>
        </w:numPr>
        <w:spacing w:after="120"/>
        <w:jc w:val="both"/>
      </w:pPr>
      <w:r>
        <w:t>The number of rounds and the end of the session are always decided by code. The welcome line is also written by code, so the number of rounds is always right.</w:t>
      </w:r>
    </w:p>
    <w:p w14:paraId="778375D2" w14:textId="77777777" w:rsidR="00974942" w:rsidRPr="00C979B5" w:rsidRDefault="00532490" w:rsidP="00C979B5">
      <w:pPr>
        <w:pStyle w:val="ListParagraph"/>
        <w:numPr>
          <w:ilvl w:val="0"/>
          <w:numId w:val="12"/>
        </w:numPr>
        <w:spacing w:after="120"/>
        <w:jc w:val="both"/>
      </w:pPr>
      <w:r>
        <w:t>The profile shows the highest level reached, even if the learner was later moved down to get help.</w:t>
      </w:r>
    </w:p>
    <w:p w14:paraId="094BFDEA" w14:textId="77777777" w:rsidR="00974942" w:rsidRPr="00C979B5" w:rsidRDefault="00532490" w:rsidP="00C979B5">
      <w:pPr>
        <w:pStyle w:val="ListParagraph"/>
        <w:numPr>
          <w:ilvl w:val="0"/>
          <w:numId w:val="12"/>
        </w:numPr>
        <w:spacing w:after="120"/>
        <w:jc w:val="both"/>
      </w:pPr>
      <w:r>
        <w:lastRenderedPageBreak/>
        <w:t>If the Planner’s proposal is missing or broken, the fixed rules alone decide the next move.</w:t>
      </w:r>
    </w:p>
    <w:p w14:paraId="4358C0F7" w14:textId="77777777" w:rsidR="00974942" w:rsidRDefault="00532490" w:rsidP="00C979B5">
      <w:pPr>
        <w:jc w:val="both"/>
      </w:pPr>
      <w:r>
        <w:t>These rules are code and not an LLM because they are fixed, easy to test, and should not change from run to run. This follows the advice in Brand (2026) about not using agents where fixed processes work. The rules are covered by automatic tests.</w:t>
      </w:r>
    </w:p>
    <w:p w14:paraId="3EEF9E18" w14:textId="77777777" w:rsidR="0044468E" w:rsidRPr="00C979B5" w:rsidRDefault="0044468E" w:rsidP="00C979B5">
      <w:pPr>
        <w:jc w:val="both"/>
      </w:pPr>
    </w:p>
    <w:p w14:paraId="0990DACF" w14:textId="77777777" w:rsidR="00974942" w:rsidRPr="00C979B5" w:rsidRDefault="00532490">
      <w:pPr>
        <w:pStyle w:val="Heading3"/>
      </w:pPr>
      <w:bookmarkStart w:id="86" w:name="_Toc243418994"/>
      <w:r>
        <w:t>3.4.5 Checker agent</w:t>
      </w:r>
      <w:bookmarkEnd w:id="86"/>
    </w:p>
    <w:p w14:paraId="1526F3BF" w14:textId="77777777" w:rsidR="00974942" w:rsidRDefault="00532490" w:rsidP="00C979B5">
      <w:pPr>
        <w:jc w:val="both"/>
      </w:pPr>
      <w:r>
        <w:t>It reviews each tutor reply before the learner sees it. Free code checks run first, for word limits, exactly one question, the two options of an A or B question, and exact repeats. The Checker then looks for four things. These are giving away the answer, feedback that does not match what the learner said, a question that does not fit the level, and a question that asks the same thing as an earlier one in new words. If it finds a problem, the Tutor rewrites once. If the rewrite breaks a code check that the first draft passed, the first draft is sent.</w:t>
      </w:r>
    </w:p>
    <w:p w14:paraId="126190E0" w14:textId="77777777" w:rsidR="0044468E" w:rsidRPr="00C979B5" w:rsidRDefault="0044468E" w:rsidP="00C979B5">
      <w:pPr>
        <w:jc w:val="both"/>
      </w:pPr>
    </w:p>
    <w:p w14:paraId="43FF947A" w14:textId="77777777" w:rsidR="00974942" w:rsidRPr="00C979B5" w:rsidRDefault="00532490">
      <w:pPr>
        <w:pStyle w:val="Heading3"/>
      </w:pPr>
      <w:bookmarkStart w:id="87" w:name="_Toc243418995"/>
      <w:r>
        <w:t>3.4.6 Simulations and tools</w:t>
      </w:r>
      <w:bookmarkEnd w:id="87"/>
    </w:p>
    <w:p w14:paraId="3EEFE184" w14:textId="77777777" w:rsidR="00974942" w:rsidRPr="00C979B5" w:rsidRDefault="00532490" w:rsidP="00C979B5">
      <w:pPr>
        <w:jc w:val="both"/>
      </w:pPr>
      <w:r>
        <w:t>Each case has one small simulation in plain Python, with a fixed random seed so the same settings always give the same result. For example, out of 500 random stocks over 5 days, 15 went up every single day purely by luck. The result appears as a short sentence for the tutor and a small chart beside the chat. The app is built with FastAPI (Ramírez, n.d.) and LangGraph, and it saves every session and every turn, with no names, to a free Supabase database (Supabase, n.d.).</w:t>
      </w:r>
    </w:p>
    <w:p w14:paraId="13AB4C96" w14:textId="77777777" w:rsidR="00974942" w:rsidRPr="00C979B5" w:rsidRDefault="00532490" w:rsidP="00C979B5">
      <w:pPr>
        <w:pStyle w:val="Heading2"/>
        <w:pageBreakBefore/>
      </w:pPr>
      <w:bookmarkStart w:id="88" w:name="_Toc243418996"/>
      <w:r>
        <w:lastRenderedPageBreak/>
        <w:t>3.5 Session Design</w:t>
      </w:r>
      <w:bookmarkEnd w:id="88"/>
    </w:p>
    <w:p w14:paraId="2DA5E2D8" w14:textId="77777777" w:rsidR="00974942" w:rsidRPr="00C979B5" w:rsidRDefault="00532490" w:rsidP="00C979B5">
      <w:pPr>
        <w:jc w:val="both"/>
      </w:pPr>
      <w:r>
        <w:t>Each session follows this design (R1 to R3, R6, R8).</w:t>
      </w:r>
    </w:p>
    <w:p w14:paraId="4FFC55D4" w14:textId="77777777" w:rsidR="00974942" w:rsidRPr="00C979B5" w:rsidRDefault="00532490" w:rsidP="00C979B5">
      <w:pPr>
        <w:pStyle w:val="ListParagraph"/>
        <w:numPr>
          <w:ilvl w:val="0"/>
          <w:numId w:val="23"/>
        </w:numPr>
        <w:spacing w:after="120"/>
        <w:jc w:val="both"/>
      </w:pPr>
      <w:r>
        <w:t>A short reading before each case, with the idea, an example chart, key words and a question to think about. The learner can read it or start straight away, and the time spent reading is saved.</w:t>
      </w:r>
    </w:p>
    <w:p w14:paraId="1E758C4C" w14:textId="77777777" w:rsidR="00974942" w:rsidRPr="00C979B5" w:rsidRDefault="00532490" w:rsidP="00C979B5">
      <w:pPr>
        <w:pStyle w:val="ListParagraph"/>
        <w:numPr>
          <w:ilvl w:val="0"/>
          <w:numId w:val="23"/>
        </w:numPr>
        <w:spacing w:after="120"/>
        <w:jc w:val="both"/>
      </w:pPr>
      <w:r>
        <w:t>The case story first. A highlighted panel asks the learner to read the case before the first question.</w:t>
      </w:r>
    </w:p>
    <w:p w14:paraId="1E93F0C4" w14:textId="77777777" w:rsidR="00974942" w:rsidRPr="00C979B5" w:rsidRDefault="00532490" w:rsidP="00C979B5">
      <w:pPr>
        <w:pStyle w:val="ListParagraph"/>
        <w:numPr>
          <w:ilvl w:val="0"/>
          <w:numId w:val="23"/>
        </w:numPr>
        <w:spacing w:after="120"/>
        <w:jc w:val="both"/>
      </w:pPr>
      <w:r>
        <w:t>A set number of rounds, chosen at the start (3 or 6), with the round and the current level always on screen. An unlimited option ends when the learner presses End.</w:t>
      </w:r>
    </w:p>
    <w:p w14:paraId="2C8848AD" w14:textId="77777777" w:rsidR="00974942" w:rsidRPr="00C979B5" w:rsidRDefault="00532490" w:rsidP="00C979B5">
      <w:pPr>
        <w:pStyle w:val="ListParagraph"/>
        <w:numPr>
          <w:ilvl w:val="0"/>
          <w:numId w:val="23"/>
        </w:numPr>
        <w:spacing w:after="120"/>
        <w:jc w:val="both"/>
      </w:pPr>
      <w:r>
        <w:t>Feedback first. After each answer the learner sees a short comment on what they said, then the next question.</w:t>
      </w:r>
    </w:p>
    <w:p w14:paraId="0358D48A" w14:textId="77777777" w:rsidR="00974942" w:rsidRPr="00C979B5" w:rsidRDefault="00532490" w:rsidP="00C979B5">
      <w:pPr>
        <w:pStyle w:val="ListParagraph"/>
        <w:numPr>
          <w:ilvl w:val="0"/>
          <w:numId w:val="23"/>
        </w:numPr>
        <w:spacing w:after="120"/>
        <w:jc w:val="both"/>
      </w:pPr>
      <w:r>
        <w:t>Mixed formats. Open questions, predict what happens next, spot the flaw in a claim, and choose A or B and defend the choice. An A or B only mode is also available.</w:t>
      </w:r>
    </w:p>
    <w:p w14:paraId="01DE74C0" w14:textId="77777777" w:rsidR="00974942" w:rsidRPr="00C979B5" w:rsidRDefault="00532490" w:rsidP="00C979B5">
      <w:pPr>
        <w:pStyle w:val="ListParagraph"/>
        <w:numPr>
          <w:ilvl w:val="0"/>
          <w:numId w:val="23"/>
        </w:numPr>
        <w:spacing w:after="120"/>
        <w:jc w:val="both"/>
      </w:pPr>
      <w:r>
        <w:t>A hint button on every question. Whether the learner opened it is saved with the answer.</w:t>
      </w:r>
    </w:p>
    <w:p w14:paraId="4E318938" w14:textId="77777777" w:rsidR="00974942" w:rsidRPr="00C979B5" w:rsidRDefault="00532490" w:rsidP="00C979B5">
      <w:pPr>
        <w:pStyle w:val="ListParagraph"/>
        <w:numPr>
          <w:ilvl w:val="0"/>
          <w:numId w:val="23"/>
        </w:numPr>
        <w:spacing w:after="120"/>
        <w:jc w:val="both"/>
      </w:pPr>
      <w:r>
        <w:t>A status panel that shows the six question levels and a nine-point chart of the standards, updated after every answer, and an overall status across all cases.</w:t>
      </w:r>
    </w:p>
    <w:p w14:paraId="5D6A0E46" w14:textId="77777777" w:rsidR="00974942" w:rsidRPr="00C979B5" w:rsidRDefault="00532490" w:rsidP="00C979B5">
      <w:pPr>
        <w:pStyle w:val="ListParagraph"/>
        <w:numPr>
          <w:ilvl w:val="0"/>
          <w:numId w:val="23"/>
        </w:numPr>
        <w:spacing w:after="120"/>
        <w:jc w:val="both"/>
      </w:pPr>
      <w:r>
        <w:t>A profile at the end, with the level reached, the standards chart and the Coach’s comment on how the learner answered.</w:t>
      </w:r>
    </w:p>
    <w:p w14:paraId="48B2779C" w14:textId="77777777" w:rsidR="00974942" w:rsidRPr="00C979B5" w:rsidRDefault="00532490" w:rsidP="00C979B5">
      <w:pPr>
        <w:pStyle w:val="ListParagraph"/>
        <w:numPr>
          <w:ilvl w:val="0"/>
          <w:numId w:val="23"/>
        </w:numPr>
        <w:spacing w:after="120"/>
        <w:jc w:val="both"/>
      </w:pPr>
      <w:r>
        <w:t>A short tutorial that shows, with three example rounds, how answers are marked.</w:t>
      </w:r>
    </w:p>
    <w:p w14:paraId="01A36FE5" w14:textId="77777777" w:rsidR="007B2DED" w:rsidRPr="00C979B5" w:rsidRDefault="007B2DED" w:rsidP="00C979B5">
      <w:pPr>
        <w:jc w:val="both"/>
      </w:pPr>
    </w:p>
    <w:p w14:paraId="76085DF5" w14:textId="77777777" w:rsidR="00974942" w:rsidRPr="00C979B5" w:rsidRDefault="00532490" w:rsidP="00C979B5">
      <w:pPr>
        <w:jc w:val="both"/>
      </w:pPr>
      <w:r>
        <w:t>There are two risks to manage. If marks come from keywords, learners will learn the keywords, so marks come from the assessor’s judgement of reasoning quality, and test answers that only repeat keywords are part of the assessor check. A friendly design might also raise engagement without raising reasoning, so the evaluation looks at reasoning scores and not only enjoyment.</w:t>
      </w:r>
    </w:p>
    <w:p w14:paraId="3A0981EE" w14:textId="77777777" w:rsidR="007B2DED" w:rsidRPr="00C979B5" w:rsidRDefault="007B2DED" w:rsidP="00C979B5">
      <w:pPr>
        <w:jc w:val="both"/>
      </w:pPr>
    </w:p>
    <w:p w14:paraId="19CA6B7E" w14:textId="77777777" w:rsidR="00974942" w:rsidRPr="00C979B5" w:rsidRDefault="00532490">
      <w:pPr>
        <w:pStyle w:val="Heading2"/>
      </w:pPr>
      <w:bookmarkStart w:id="89" w:name="_Toc243418997"/>
      <w:r>
        <w:lastRenderedPageBreak/>
        <w:t>3.6 Evaluation Plan</w:t>
      </w:r>
      <w:bookmarkEnd w:id="89"/>
    </w:p>
    <w:p w14:paraId="058A870F" w14:textId="77777777" w:rsidR="00CD0D9A" w:rsidRPr="00C979B5" w:rsidRDefault="00CD0D9A" w:rsidP="00C979B5">
      <w:pPr>
        <w:pStyle w:val="ListParagraph"/>
        <w:numPr>
          <w:ilvl w:val="0"/>
          <w:numId w:val="17"/>
        </w:numPr>
        <w:spacing w:after="120"/>
        <w:jc w:val="both"/>
      </w:pPr>
      <w:r>
        <w:rPr>
          <w:b/>
          <w:bCs/>
        </w:rPr>
        <w:t>Requirement checks.</w:t>
      </w:r>
      <w:r>
        <w:t xml:space="preserve"> Run the same opening scenarios on the baseline tutors and on Socratic AI, and mark R1 to R9 as met or not met.</w:t>
      </w:r>
    </w:p>
    <w:p w14:paraId="2E6C0C76" w14:textId="77777777" w:rsidR="00974942" w:rsidRPr="00C979B5" w:rsidRDefault="00532490" w:rsidP="00C979B5">
      <w:pPr>
        <w:pStyle w:val="ListParagraph"/>
        <w:numPr>
          <w:ilvl w:val="0"/>
          <w:numId w:val="12"/>
        </w:numPr>
        <w:spacing w:after="120"/>
        <w:jc w:val="both"/>
      </w:pPr>
      <w:r>
        <w:t>Assessor check. A test set of 61 answers (37 real answers from test sessions and 24 written on purpose to test each standard) is marked by hand with a written marking guide, and by the Assessor. Percent agreement and Cohen’s kappa are worked out (Cohen, 1960) for each standard. Answers are split into a set used to improve the prompt and a set kept only for the final check. The Assessor is also run three times on each answer to check that its marks stay the same. The parent proposal targets kappa of at least 0.8, which can be a stretch goal here because the sample is small.</w:t>
      </w:r>
    </w:p>
    <w:p w14:paraId="0226E5AF" w14:textId="77777777" w:rsidR="00974942" w:rsidRPr="00C979B5" w:rsidRDefault="00532490" w:rsidP="00C979B5">
      <w:pPr>
        <w:pStyle w:val="ListParagraph"/>
        <w:numPr>
          <w:ilvl w:val="0"/>
          <w:numId w:val="12"/>
        </w:numPr>
        <w:spacing w:after="120"/>
        <w:jc w:val="both"/>
      </w:pPr>
      <w:r>
        <w:t>With and without each agent. The same sessions are compared with the Planner, the simulations or the Checker switched off.</w:t>
      </w:r>
    </w:p>
    <w:p w14:paraId="294623BF" w14:textId="77777777" w:rsidR="00974942" w:rsidRPr="00C979B5" w:rsidRDefault="00532490" w:rsidP="00C979B5">
      <w:pPr>
        <w:pStyle w:val="ListParagraph"/>
        <w:numPr>
          <w:ilvl w:val="0"/>
          <w:numId w:val="12"/>
        </w:numPr>
        <w:spacing w:after="120"/>
        <w:jc w:val="both"/>
      </w:pPr>
      <w:r>
        <w:t>Learner experience. A short questionnaire for a small group of testers on whether the purpose was clear, whether it was frustrating or boring, and whether it was helpful. This needs ethics approval if it involves other students.</w:t>
      </w:r>
    </w:p>
    <w:p w14:paraId="02D62092" w14:textId="77777777" w:rsidR="007B2DED" w:rsidRPr="00C979B5" w:rsidRDefault="007B2DED" w:rsidP="00C979B5">
      <w:pPr>
        <w:pStyle w:val="ListParagraph"/>
        <w:spacing w:after="120"/>
        <w:jc w:val="both"/>
      </w:pPr>
    </w:p>
    <w:p w14:paraId="6BAC44C6" w14:textId="77777777" w:rsidR="00974942" w:rsidRPr="00C979B5" w:rsidRDefault="00532490" w:rsidP="00C979B5">
      <w:pPr>
        <w:pStyle w:val="Heading2"/>
        <w:pageBreakBefore/>
      </w:pPr>
      <w:bookmarkStart w:id="90" w:name="_Toc243418998"/>
      <w:r>
        <w:lastRenderedPageBreak/>
        <w:t>3.7 Limitations</w:t>
      </w:r>
      <w:bookmarkEnd w:id="90"/>
    </w:p>
    <w:p w14:paraId="4AD74190" w14:textId="77777777" w:rsidR="00974942" w:rsidRPr="00C979B5" w:rsidRDefault="00532490" w:rsidP="00C979B5">
      <w:pPr>
        <w:jc w:val="both"/>
      </w:pPr>
      <w:r>
        <w:t>LLM output changes from run to run. The sample will be small. The quant topic is only one topic. The assessor can be wrong, so its scores are treated as evidence to check, not as final grades. In early tests the assessor was still generous on some short answers, which the assessor check will measure.</w:t>
      </w:r>
    </w:p>
    <w:p w14:paraId="3EFB15CB" w14:textId="77777777" w:rsidR="00974942" w:rsidRPr="00C979B5" w:rsidRDefault="00532490" w:rsidP="00C979B5">
      <w:pPr>
        <w:jc w:val="both"/>
      </w:pPr>
      <w:r>
        <w:t>The free tier also limits the study. It allows about 500 AI calls a day and about 3 learners answering at the same time, so it cannot run a whole class at once. On the free tier, Google may use what learners’ type to improve its products, so testers are told not to type personal details. A paid key would be needed for the full study in the parent project.</w:t>
      </w:r>
    </w:p>
    <w:p w14:paraId="417FD67A" w14:textId="77777777" w:rsidR="00525AD0" w:rsidRPr="00C979B5" w:rsidRDefault="00532490" w:rsidP="00C979B5">
      <w:pPr>
        <w:pStyle w:val="Heading2"/>
        <w:pageBreakBefore/>
      </w:pPr>
      <w:bookmarkStart w:id="91" w:name="_Toc243418999"/>
      <w:r>
        <w:lastRenderedPageBreak/>
        <w:t>3.8 Planned Extension: Reasoning and Knowledge Layer</w:t>
      </w:r>
      <w:bookmarkEnd w:id="91"/>
    </w:p>
    <w:p w14:paraId="6053D5F8" w14:textId="77777777" w:rsidR="00525AD0" w:rsidRPr="00C979B5" w:rsidRDefault="00532490" w:rsidP="00C979B5">
      <w:pPr>
        <w:jc w:val="both"/>
      </w:pPr>
      <w:r>
        <w:t>The next stage follows the supervisor's plan to show learners their attainment in three dimensions, which are the type of reasoning, the type of knowledge and the quality of reasoning (Figure 15). It is built by adding new agents, so the current agents do not need to change.</w:t>
      </w:r>
    </w:p>
    <w:p w14:paraId="0B446829" w14:textId="77777777" w:rsidR="00076F84" w:rsidRPr="00C979B5" w:rsidRDefault="00076F84" w:rsidP="00C979B5">
      <w:pPr>
        <w:pStyle w:val="ListParagraph"/>
        <w:spacing w:after="120"/>
        <w:jc w:val="both"/>
      </w:pPr>
    </w:p>
    <w:p w14:paraId="5A5C90EF" w14:textId="77777777" w:rsidR="00525AD0" w:rsidRPr="00C979B5" w:rsidRDefault="00532490" w:rsidP="00C979B5">
      <w:pPr>
        <w:pStyle w:val="ListParagraph"/>
        <w:numPr>
          <w:ilvl w:val="0"/>
          <w:numId w:val="27"/>
        </w:numPr>
        <w:spacing w:after="120"/>
        <w:jc w:val="both"/>
      </w:pPr>
      <w:r>
        <w:rPr>
          <w:b/>
          <w:bCs/>
        </w:rPr>
        <w:t xml:space="preserve">Knowledge layer. </w:t>
      </w:r>
      <w:r>
        <w:t>Each case note is tagged with its type of knowledge, and an agent drafts a small knowledge graph for each case, which the supervisor then checks.</w:t>
      </w:r>
    </w:p>
    <w:p w14:paraId="2C3108D4" w14:textId="77777777" w:rsidR="00525AD0" w:rsidRPr="00C979B5" w:rsidRDefault="00532490" w:rsidP="00C979B5">
      <w:pPr>
        <w:pStyle w:val="ListParagraph"/>
        <w:numPr>
          <w:ilvl w:val="0"/>
          <w:numId w:val="27"/>
        </w:numPr>
        <w:spacing w:after="120"/>
        <w:jc w:val="both"/>
      </w:pPr>
      <w:r>
        <w:rPr>
          <w:b/>
          <w:bCs/>
        </w:rPr>
        <w:t xml:space="preserve">Reasoning agent. </w:t>
      </w:r>
      <w:r>
        <w:t>For each answer, it marks 1 or 0 for inductive, deductive and abductive reasoning and for each type of knowledge used, with a short quote as evidence. Where possible it runs in the same AI call as the Assessor, to save free-tier calls.</w:t>
      </w:r>
    </w:p>
    <w:p w14:paraId="702C64FC" w14:textId="77777777" w:rsidR="00525AD0" w:rsidRPr="00C979B5" w:rsidRDefault="00532490" w:rsidP="00C979B5">
      <w:pPr>
        <w:pStyle w:val="ListParagraph"/>
        <w:numPr>
          <w:ilvl w:val="0"/>
          <w:numId w:val="27"/>
        </w:numPr>
        <w:spacing w:after="120"/>
        <w:jc w:val="both"/>
      </w:pPr>
      <w:r>
        <w:rPr>
          <w:b/>
          <w:bCs/>
        </w:rPr>
        <w:t xml:space="preserve">Question bank. </w:t>
      </w:r>
      <w:r>
        <w:t>Several questions are prepared for each type of reasoning, so that each learner gives enough marks for the statistics.</w:t>
      </w:r>
    </w:p>
    <w:p w14:paraId="722B0BAF" w14:textId="77777777" w:rsidR="00525AD0" w:rsidRPr="00C979B5" w:rsidRDefault="00532490" w:rsidP="00C979B5">
      <w:pPr>
        <w:pStyle w:val="ListParagraph"/>
        <w:numPr>
          <w:ilvl w:val="0"/>
          <w:numId w:val="27"/>
        </w:numPr>
        <w:spacing w:after="120"/>
        <w:jc w:val="both"/>
      </w:pPr>
      <w:r>
        <w:rPr>
          <w:b/>
          <w:bCs/>
        </w:rPr>
        <w:t xml:space="preserve">Statistics. </w:t>
      </w:r>
      <w:r>
        <w:t>For each learner, the share of 1s for each skill and the Hamming distance to a mastered pattern are shown. Factor analysis is run across learners once enough sessions are collected.</w:t>
      </w:r>
    </w:p>
    <w:p w14:paraId="786C2764" w14:textId="77777777" w:rsidR="00525AD0" w:rsidRPr="00C979B5" w:rsidRDefault="00532490" w:rsidP="00C979B5">
      <w:pPr>
        <w:pStyle w:val="ListParagraph"/>
        <w:numPr>
          <w:ilvl w:val="0"/>
          <w:numId w:val="27"/>
        </w:numPr>
        <w:spacing w:after="120"/>
        <w:jc w:val="both"/>
      </w:pPr>
      <w:r>
        <w:rPr>
          <w:b/>
          <w:bCs/>
        </w:rPr>
        <w:t xml:space="preserve">Explainer agent. </w:t>
      </w:r>
      <w:r>
        <w:t>It gives a short scenario in plain words on why a type of reasoning matters, for example inductive reasoning on causal knowledge.</w:t>
      </w:r>
    </w:p>
    <w:p w14:paraId="68301A0B" w14:textId="77777777" w:rsidR="00525AD0" w:rsidRPr="00C979B5" w:rsidRDefault="00532490" w:rsidP="00C979B5">
      <w:pPr>
        <w:pStyle w:val="ListParagraph"/>
        <w:numPr>
          <w:ilvl w:val="0"/>
          <w:numId w:val="27"/>
        </w:numPr>
        <w:spacing w:after="120"/>
        <w:jc w:val="both"/>
      </w:pPr>
      <w:r>
        <w:rPr>
          <w:b/>
          <w:bCs/>
        </w:rPr>
        <w:t xml:space="preserve">Dashboard. </w:t>
      </w:r>
      <w:r>
        <w:t>A grid of reasoning type by knowledge type, with the nine standards, is added to the status panel.</w:t>
      </w:r>
    </w:p>
    <w:p w14:paraId="1863F56F" w14:textId="77777777" w:rsidR="00076F84" w:rsidRPr="00C979B5" w:rsidRDefault="00076F84" w:rsidP="00C979B5">
      <w:pPr>
        <w:pStyle w:val="ListParagraph"/>
        <w:spacing w:after="120"/>
        <w:jc w:val="both"/>
      </w:pPr>
    </w:p>
    <w:p w14:paraId="4DCB6A35" w14:textId="77777777" w:rsidR="00525AD0" w:rsidRPr="00C979B5" w:rsidRDefault="00532490" w:rsidP="00C979B5">
      <w:pPr>
        <w:jc w:val="both"/>
      </w:pPr>
      <w:r>
        <w:t>Factor analysis needs data from many learners, so it is planned for the learner tests in FYP 2, while the attainment of a single learner is shown with the simpler measures above.</w:t>
      </w:r>
    </w:p>
    <w:p w14:paraId="0FB646A7" w14:textId="77777777" w:rsidR="00525AD0" w:rsidRPr="00C979B5" w:rsidRDefault="00532490" w:rsidP="00C979B5">
      <w:pPr>
        <w:pStyle w:val="Heading2"/>
        <w:pageBreakBefore/>
      </w:pPr>
      <w:bookmarkStart w:id="92" w:name="_Toc243419000"/>
      <w:r>
        <w:lastRenderedPageBreak/>
        <w:t>3.9 Project Timeline and Milestones</w:t>
      </w:r>
      <w:bookmarkEnd w:id="92"/>
    </w:p>
    <w:p w14:paraId="5EC12E83" w14:textId="77777777" w:rsidR="00525AD0" w:rsidRPr="00C979B5" w:rsidRDefault="00532490" w:rsidP="00C979B5">
      <w:pPr>
        <w:jc w:val="both"/>
      </w:pPr>
      <w:r>
        <w:t>Figure 18 shows the plan for FYP 1 and FYP 2. The main milestones are the proposal defence on 21 October 2026, a product demonstration and mock presentation around mid-November 2026, the interim report at the end of FYP 1, and the dissertation and technical paper at the end of FYP 2. The FYP 2 dates are a first plan and will be confirmed with the supervisor.</w:t>
      </w:r>
      <w:ins w:id="93" w:author="Claude" w:date="2026-10-20T20:00:00Z">
        <w:r>
          <w:t xml:space="preserve"> The chart is drawn week by week. FYP 1 week 1 starts on 7 September 2026 and FYP 2 week 1 starts on 11 January 2027, and the current week, week 7 (19 October 2026), is highlighted. The Obj. column links each task to the three objectives (O1 teach, O2 assess, O3 adapt).</w:t>
        </w:r>
      </w:ins>
    </w:p>
    <w:p w14:paraId="34223A1F" w14:textId="77777777" w:rsidR="00076F84" w:rsidRPr="00C979B5" w:rsidRDefault="00076F84" w:rsidP="00C979B5">
      <w:pPr>
        <w:jc w:val="both"/>
      </w:pPr>
    </w:p>
    <w:p w14:paraId="201C8BA2" w14:textId="77777777" w:rsidR="00525AD0" w:rsidRPr="00C979B5" w:rsidRDefault="00532490" w:rsidP="00C979B5">
      <w:pPr>
        <w:keepNext/>
        <w:spacing w:before="120" w:after="120" w:line="240" w:lineRule="auto"/>
        <w:jc w:val="center"/>
      </w:pPr>
      <w:del w:id="94" w:author="Claude" w:date="2026-10-20T20:00:00Z">
        <w:r>
          <w:rPr>
            <w:noProof/>
          </w:rPr>
          <w:drawing>
            <wp:inline distT="0" distB="0" distL="0" distR="0" wp14:anchorId="777E14E2" wp14:editId="587E4B60">
              <wp:extent cx="5220008" cy="2239366"/>
              <wp:effectExtent l="133350" t="114300" r="152400" b="142240"/>
              <wp:docPr id="91062" name="Claude figure 910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62" name="gantt.png"/>
                      <pic:cNvPicPr/>
                    </pic:nvPicPr>
                    <pic:blipFill>
                      <a:blip r:embed="rId31"/>
                      <a:stretch>
                        <a:fillRect/>
                      </a:stretch>
                    </pic:blipFill>
                    <pic:spPr>
                      <a:xfrm>
                        <a:off x="0" y="0"/>
                        <a:ext cx="5220008" cy="22393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del>
      <w:ins w:id="95" w:author="Claude" w:date="2026-10-20T20:00:00Z">
        <w:r>
          <w:rPr>
            <w:noProof/>
          </w:rPr>
          <w:drawing>
            <wp:inline distT="0" distB="0" distL="0" distR="0" wp14:anchorId="777E14E2" wp14:editId="587E4B60">
              <wp:extent cx="5220008" cy="1776661"/>
              <wp:effectExtent l="133350" t="114300" r="152400" b="142240"/>
              <wp:docPr id="91063" name="Claude figure 910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63" name="gantt_weeks.png"/>
                      <pic:cNvPicPr/>
                    </pic:nvPicPr>
                    <pic:blipFill>
                      <a:blip r:embed="rId32"/>
                      <a:stretch>
                        <a:fillRect/>
                      </a:stretch>
                    </pic:blipFill>
                    <pic:spPr>
                      <a:xfrm>
                        <a:off x="0" y="0"/>
                        <a:ext cx="5220008" cy="17766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ins>
    </w:p>
    <w:p w14:paraId="02258D90" w14:textId="77777777" w:rsidR="00525AD0" w:rsidRPr="00C979B5" w:rsidRDefault="00532490">
      <w:pPr>
        <w:pStyle w:val="Caption"/>
      </w:pPr>
      <w:bookmarkStart w:id="96" w:name="_Toc243419031"/>
      <w:r>
        <w:t xml:space="preserve">Figure </w:t>
      </w:r>
      <w:fldSimple w:instr=" SEQ Figure \* ARABIC ">
        <w:r>
          <w:rPr>
            <w:noProof/>
          </w:rPr>
          <w:t>18</w:t>
        </w:r>
      </w:fldSimple>
      <w:r>
        <w:t>: Project timeline and milestones for FYP 1 and FYP 2</w:t>
      </w:r>
      <w:bookmarkEnd w:id="96"/>
    </w:p>
    <w:p w14:paraId="75B47A44" w14:textId="77777777" w:rsidR="007B2DED" w:rsidRPr="00C979B5" w:rsidRDefault="007B2DED" w:rsidP="00C979B5">
      <w:pPr>
        <w:jc w:val="both"/>
      </w:pPr>
    </w:p>
    <w:p w14:paraId="27C3824F" w14:textId="77777777" w:rsidR="004C0F59" w:rsidRPr="00C979B5" w:rsidRDefault="00101C69" w:rsidP="00083483">
      <w:pPr>
        <w:pStyle w:val="Heading1"/>
      </w:pPr>
      <w:bookmarkStart w:id="97" w:name="_Toc243419001"/>
      <w:r>
        <w:lastRenderedPageBreak/>
        <w:t>CHAPTER 4: PRELIMINARY RESULTS</w:t>
      </w:r>
      <w:bookmarkEnd w:id="97"/>
    </w:p>
    <w:p w14:paraId="126AE7FE" w14:textId="77777777" w:rsidR="002264D4" w:rsidRPr="00C979B5" w:rsidRDefault="002264D4" w:rsidP="00C979B5">
      <w:pPr>
        <w:rPr>
          <w:b/>
          <w:bCs/>
        </w:rPr>
      </w:pPr>
      <w:r>
        <w:rPr>
          <w:b/>
          <w:bCs/>
        </w:rPr>
        <w:t>Summary of findings</w:t>
      </w:r>
    </w:p>
    <w:tbl>
      <w:tblPr>
        <w:tblStyle w:val="TableGrid"/>
        <w:tblW w:w="5000" w:type="pct"/>
        <w:tblLook w:val="04A0" w:firstRow="1" w:lastRow="0" w:firstColumn="1" w:lastColumn="0" w:noHBand="0" w:noVBand="1"/>
      </w:tblPr>
      <w:tblGrid>
        <w:gridCol w:w="4000"/>
        <w:gridCol w:w="1135"/>
        <w:gridCol w:w="1187"/>
        <w:gridCol w:w="1889"/>
      </w:tblGrid>
      <w:tr w:rsidR="002264D4" w:rsidRPr="00C979B5" w14:paraId="44CB8BF2" w14:textId="77777777" w:rsidTr="00C979B5">
        <w:trPr>
          <w:trHeight w:val="500"/>
        </w:trPr>
        <w:tc>
          <w:tcPr>
            <w:tcW w:w="2436" w:type="pct"/>
            <w:shd w:val="clear" w:color="auto" w:fill="E8E8E8" w:themeFill="background2"/>
            <w:vAlign w:val="center"/>
          </w:tcPr>
          <w:p w14:paraId="2A52C634" w14:textId="77777777" w:rsidR="002264D4" w:rsidRPr="00C979B5" w:rsidRDefault="002264D4" w:rsidP="00C979B5">
            <w:pPr>
              <w:spacing w:before="40" w:after="40" w:line="240" w:lineRule="auto"/>
              <w:jc w:val="center"/>
              <w:rPr>
                <w:b/>
                <w:bCs/>
                <w:sz w:val="22"/>
              </w:rPr>
            </w:pPr>
            <w:r>
              <w:rPr>
                <w:b/>
                <w:bCs/>
                <w:sz w:val="22"/>
              </w:rPr>
              <w:t>Finding</w:t>
            </w:r>
          </w:p>
        </w:tc>
        <w:tc>
          <w:tcPr>
            <w:tcW w:w="691" w:type="pct"/>
            <w:shd w:val="clear" w:color="auto" w:fill="E8E8E8" w:themeFill="background2"/>
            <w:vAlign w:val="center"/>
          </w:tcPr>
          <w:p w14:paraId="448A84F1" w14:textId="77777777" w:rsidR="002264D4" w:rsidRPr="00C979B5" w:rsidRDefault="002264D4" w:rsidP="00C979B5">
            <w:pPr>
              <w:spacing w:before="40" w:after="40" w:line="240" w:lineRule="auto"/>
              <w:jc w:val="center"/>
              <w:rPr>
                <w:b/>
                <w:bCs/>
                <w:sz w:val="22"/>
              </w:rPr>
            </w:pPr>
            <w:r>
              <w:rPr>
                <w:b/>
                <w:bCs/>
                <w:sz w:val="22"/>
              </w:rPr>
              <w:t>Test #1</w:t>
            </w:r>
          </w:p>
        </w:tc>
        <w:tc>
          <w:tcPr>
            <w:tcW w:w="723" w:type="pct"/>
            <w:shd w:val="clear" w:color="auto" w:fill="E8E8E8" w:themeFill="background2"/>
            <w:vAlign w:val="center"/>
          </w:tcPr>
          <w:p w14:paraId="111AF968" w14:textId="77777777" w:rsidR="002264D4" w:rsidRPr="00C979B5" w:rsidRDefault="002264D4" w:rsidP="00C979B5">
            <w:pPr>
              <w:spacing w:before="40" w:after="40" w:line="240" w:lineRule="auto"/>
              <w:jc w:val="center"/>
              <w:rPr>
                <w:b/>
                <w:bCs/>
                <w:sz w:val="22"/>
              </w:rPr>
            </w:pPr>
            <w:r>
              <w:rPr>
                <w:b/>
                <w:bCs/>
                <w:sz w:val="22"/>
              </w:rPr>
              <w:t>Test #2</w:t>
            </w:r>
          </w:p>
        </w:tc>
        <w:tc>
          <w:tcPr>
            <w:tcW w:w="1150" w:type="pct"/>
            <w:shd w:val="clear" w:color="auto" w:fill="E8E8E8" w:themeFill="background2"/>
            <w:vAlign w:val="center"/>
          </w:tcPr>
          <w:p w14:paraId="52DEB4D1" w14:textId="77777777" w:rsidR="002264D4" w:rsidRPr="00C979B5" w:rsidRDefault="002264D4" w:rsidP="00C979B5">
            <w:pPr>
              <w:spacing w:before="40" w:after="40" w:line="240" w:lineRule="auto"/>
              <w:jc w:val="center"/>
              <w:rPr>
                <w:b/>
                <w:bCs/>
                <w:sz w:val="22"/>
              </w:rPr>
            </w:pPr>
            <w:r>
              <w:rPr>
                <w:b/>
                <w:bCs/>
                <w:sz w:val="22"/>
              </w:rPr>
              <w:t>Requirement</w:t>
            </w:r>
          </w:p>
        </w:tc>
      </w:tr>
      <w:tr w:rsidR="002264D4" w:rsidRPr="00C979B5" w14:paraId="1A3CA93B" w14:textId="77777777" w:rsidTr="00C979B5">
        <w:trPr>
          <w:trHeight w:val="479"/>
        </w:trPr>
        <w:tc>
          <w:tcPr>
            <w:tcW w:w="2436" w:type="pct"/>
            <w:vAlign w:val="center"/>
          </w:tcPr>
          <w:p w14:paraId="4FC48A78" w14:textId="77777777" w:rsidR="002264D4" w:rsidRPr="00C979B5" w:rsidRDefault="002264D4" w:rsidP="00C979B5">
            <w:pPr>
              <w:spacing w:before="40" w:after="40" w:line="240" w:lineRule="auto"/>
              <w:rPr>
                <w:b/>
                <w:bCs/>
                <w:sz w:val="22"/>
              </w:rPr>
            </w:pPr>
            <w:r>
              <w:rPr>
                <w:sz w:val="22"/>
              </w:rPr>
              <w:t>Repeats or stalls with pure questioning</w:t>
            </w:r>
          </w:p>
        </w:tc>
        <w:tc>
          <w:tcPr>
            <w:tcW w:w="691" w:type="pct"/>
            <w:vAlign w:val="center"/>
          </w:tcPr>
          <w:p w14:paraId="42010957" w14:textId="77777777" w:rsidR="002264D4" w:rsidRPr="00C979B5" w:rsidRDefault="002264D4" w:rsidP="00C979B5">
            <w:pPr>
              <w:spacing w:before="40" w:after="40" w:line="240" w:lineRule="auto"/>
              <w:jc w:val="center"/>
              <w:rPr>
                <w:b/>
                <w:bCs/>
                <w:sz w:val="22"/>
              </w:rPr>
            </w:pPr>
            <w:r>
              <w:rPr>
                <w:sz w:val="22"/>
              </w:rPr>
              <w:t>Yes</w:t>
            </w:r>
          </w:p>
        </w:tc>
        <w:tc>
          <w:tcPr>
            <w:tcW w:w="723" w:type="pct"/>
            <w:vAlign w:val="center"/>
          </w:tcPr>
          <w:p w14:paraId="3CD03016" w14:textId="77777777" w:rsidR="002264D4" w:rsidRPr="00C979B5" w:rsidRDefault="002264D4" w:rsidP="00C979B5">
            <w:pPr>
              <w:spacing w:before="40" w:after="40" w:line="240" w:lineRule="auto"/>
              <w:jc w:val="center"/>
              <w:rPr>
                <w:b/>
                <w:bCs/>
                <w:sz w:val="22"/>
              </w:rPr>
            </w:pPr>
            <w:r>
              <w:rPr>
                <w:sz w:val="22"/>
              </w:rPr>
              <w:t>Yes</w:t>
            </w:r>
          </w:p>
        </w:tc>
        <w:tc>
          <w:tcPr>
            <w:tcW w:w="1150" w:type="pct"/>
            <w:vAlign w:val="center"/>
          </w:tcPr>
          <w:p w14:paraId="19D1A1E6" w14:textId="77777777" w:rsidR="002264D4" w:rsidRPr="00C979B5" w:rsidRDefault="002264D4" w:rsidP="00C979B5">
            <w:pPr>
              <w:spacing w:before="40" w:after="40" w:line="240" w:lineRule="auto"/>
              <w:jc w:val="center"/>
              <w:rPr>
                <w:b/>
                <w:bCs/>
                <w:sz w:val="22"/>
              </w:rPr>
            </w:pPr>
            <w:r>
              <w:rPr>
                <w:sz w:val="22"/>
              </w:rPr>
              <w:t>R4, R6</w:t>
            </w:r>
          </w:p>
        </w:tc>
      </w:tr>
      <w:tr w:rsidR="002264D4" w:rsidRPr="00C979B5" w14:paraId="76BD92E9" w14:textId="77777777" w:rsidTr="00C979B5">
        <w:trPr>
          <w:trHeight w:val="500"/>
        </w:trPr>
        <w:tc>
          <w:tcPr>
            <w:tcW w:w="2436" w:type="pct"/>
            <w:vAlign w:val="center"/>
          </w:tcPr>
          <w:p w14:paraId="24350A83" w14:textId="77777777" w:rsidR="002264D4" w:rsidRPr="00C979B5" w:rsidRDefault="002264D4" w:rsidP="00C979B5">
            <w:pPr>
              <w:spacing w:before="40" w:after="40" w:line="240" w:lineRule="auto"/>
              <w:rPr>
                <w:b/>
                <w:bCs/>
                <w:sz w:val="22"/>
              </w:rPr>
            </w:pPr>
            <w:r>
              <w:rPr>
                <w:sz w:val="22"/>
              </w:rPr>
              <w:t>Forgets or loses context</w:t>
            </w:r>
          </w:p>
        </w:tc>
        <w:tc>
          <w:tcPr>
            <w:tcW w:w="691" w:type="pct"/>
            <w:vAlign w:val="center"/>
          </w:tcPr>
          <w:p w14:paraId="21E10168" w14:textId="77777777" w:rsidR="002264D4" w:rsidRPr="00C979B5" w:rsidRDefault="002264D4" w:rsidP="00C979B5">
            <w:pPr>
              <w:spacing w:before="40" w:after="40" w:line="240" w:lineRule="auto"/>
              <w:jc w:val="center"/>
              <w:rPr>
                <w:b/>
                <w:bCs/>
                <w:sz w:val="22"/>
              </w:rPr>
            </w:pPr>
            <w:r>
              <w:rPr>
                <w:sz w:val="22"/>
              </w:rPr>
              <w:t>Yes</w:t>
            </w:r>
          </w:p>
        </w:tc>
        <w:tc>
          <w:tcPr>
            <w:tcW w:w="723" w:type="pct"/>
            <w:vAlign w:val="center"/>
          </w:tcPr>
          <w:p w14:paraId="4FFFC700" w14:textId="77777777" w:rsidR="002264D4" w:rsidRPr="00C979B5" w:rsidRDefault="002264D4" w:rsidP="00C979B5">
            <w:pPr>
              <w:spacing w:before="40" w:after="40" w:line="240" w:lineRule="auto"/>
              <w:jc w:val="center"/>
              <w:rPr>
                <w:b/>
                <w:bCs/>
                <w:sz w:val="22"/>
              </w:rPr>
            </w:pPr>
            <w:r>
              <w:rPr>
                <w:sz w:val="22"/>
              </w:rPr>
              <w:t>Yes</w:t>
            </w:r>
          </w:p>
        </w:tc>
        <w:tc>
          <w:tcPr>
            <w:tcW w:w="1150" w:type="pct"/>
            <w:vAlign w:val="center"/>
          </w:tcPr>
          <w:p w14:paraId="22822B23" w14:textId="77777777" w:rsidR="002264D4" w:rsidRPr="00C979B5" w:rsidRDefault="002264D4" w:rsidP="00C979B5">
            <w:pPr>
              <w:spacing w:before="40" w:after="40" w:line="240" w:lineRule="auto"/>
              <w:jc w:val="center"/>
              <w:rPr>
                <w:b/>
                <w:bCs/>
                <w:sz w:val="22"/>
              </w:rPr>
            </w:pPr>
            <w:r>
              <w:rPr>
                <w:sz w:val="22"/>
              </w:rPr>
              <w:t>R3, R9</w:t>
            </w:r>
          </w:p>
        </w:tc>
      </w:tr>
      <w:tr w:rsidR="002264D4" w:rsidRPr="00C979B5" w14:paraId="2645AE6C" w14:textId="77777777" w:rsidTr="00C979B5">
        <w:trPr>
          <w:trHeight w:val="500"/>
        </w:trPr>
        <w:tc>
          <w:tcPr>
            <w:tcW w:w="2436" w:type="pct"/>
            <w:vAlign w:val="center"/>
          </w:tcPr>
          <w:p w14:paraId="61B9F37F" w14:textId="77777777" w:rsidR="002264D4" w:rsidRPr="00C979B5" w:rsidRDefault="002264D4" w:rsidP="00C979B5">
            <w:pPr>
              <w:spacing w:before="40" w:after="40" w:line="240" w:lineRule="auto"/>
              <w:rPr>
                <w:b/>
                <w:bCs/>
                <w:sz w:val="22"/>
              </w:rPr>
            </w:pPr>
            <w:r>
              <w:rPr>
                <w:sz w:val="22"/>
              </w:rPr>
              <w:t>Ignores confusion or frustration</w:t>
            </w:r>
          </w:p>
        </w:tc>
        <w:tc>
          <w:tcPr>
            <w:tcW w:w="691" w:type="pct"/>
            <w:vAlign w:val="center"/>
          </w:tcPr>
          <w:p w14:paraId="35BF3CE8" w14:textId="77777777" w:rsidR="002264D4" w:rsidRPr="00C979B5" w:rsidRDefault="002264D4" w:rsidP="00C979B5">
            <w:pPr>
              <w:spacing w:before="40" w:after="40" w:line="240" w:lineRule="auto"/>
              <w:jc w:val="center"/>
              <w:rPr>
                <w:b/>
                <w:bCs/>
                <w:sz w:val="22"/>
              </w:rPr>
            </w:pPr>
            <w:r>
              <w:rPr>
                <w:sz w:val="22"/>
              </w:rPr>
              <w:t>Partly</w:t>
            </w:r>
          </w:p>
        </w:tc>
        <w:tc>
          <w:tcPr>
            <w:tcW w:w="723" w:type="pct"/>
            <w:vAlign w:val="center"/>
          </w:tcPr>
          <w:p w14:paraId="04906E18" w14:textId="77777777" w:rsidR="002264D4" w:rsidRPr="00C979B5" w:rsidRDefault="002264D4" w:rsidP="00C979B5">
            <w:pPr>
              <w:spacing w:before="40" w:after="40" w:line="240" w:lineRule="auto"/>
              <w:jc w:val="center"/>
              <w:rPr>
                <w:b/>
                <w:bCs/>
                <w:sz w:val="22"/>
              </w:rPr>
            </w:pPr>
            <w:r>
              <w:rPr>
                <w:sz w:val="22"/>
              </w:rPr>
              <w:t>Yes</w:t>
            </w:r>
          </w:p>
        </w:tc>
        <w:tc>
          <w:tcPr>
            <w:tcW w:w="1150" w:type="pct"/>
            <w:vAlign w:val="center"/>
          </w:tcPr>
          <w:p w14:paraId="33DC5215" w14:textId="77777777" w:rsidR="002264D4" w:rsidRPr="00C979B5" w:rsidRDefault="002264D4" w:rsidP="00C979B5">
            <w:pPr>
              <w:spacing w:before="40" w:after="40" w:line="240" w:lineRule="auto"/>
              <w:jc w:val="center"/>
              <w:rPr>
                <w:b/>
                <w:bCs/>
                <w:sz w:val="22"/>
              </w:rPr>
            </w:pPr>
            <w:r>
              <w:rPr>
                <w:sz w:val="22"/>
              </w:rPr>
              <w:t>R5</w:t>
            </w:r>
          </w:p>
        </w:tc>
      </w:tr>
      <w:tr w:rsidR="002264D4" w:rsidRPr="00C979B5" w14:paraId="5B473FDF" w14:textId="77777777" w:rsidTr="00C979B5">
        <w:trPr>
          <w:trHeight w:val="500"/>
        </w:trPr>
        <w:tc>
          <w:tcPr>
            <w:tcW w:w="2436" w:type="pct"/>
            <w:vAlign w:val="center"/>
          </w:tcPr>
          <w:p w14:paraId="5A4120F3" w14:textId="77777777" w:rsidR="002264D4" w:rsidRPr="00C979B5" w:rsidRDefault="002264D4" w:rsidP="00C979B5">
            <w:pPr>
              <w:spacing w:before="40" w:after="40" w:line="240" w:lineRule="auto"/>
              <w:rPr>
                <w:b/>
                <w:bCs/>
                <w:sz w:val="22"/>
              </w:rPr>
            </w:pPr>
            <w:r>
              <w:rPr>
                <w:sz w:val="22"/>
              </w:rPr>
              <w:t>No clear purpose, progress or end</w:t>
            </w:r>
          </w:p>
        </w:tc>
        <w:tc>
          <w:tcPr>
            <w:tcW w:w="691" w:type="pct"/>
            <w:vAlign w:val="center"/>
          </w:tcPr>
          <w:p w14:paraId="0F9A0191" w14:textId="77777777" w:rsidR="002264D4" w:rsidRPr="00C979B5" w:rsidRDefault="002264D4" w:rsidP="00C979B5">
            <w:pPr>
              <w:spacing w:before="40" w:after="40" w:line="240" w:lineRule="auto"/>
              <w:jc w:val="center"/>
              <w:rPr>
                <w:b/>
                <w:bCs/>
                <w:sz w:val="22"/>
              </w:rPr>
            </w:pPr>
            <w:r>
              <w:rPr>
                <w:sz w:val="22"/>
              </w:rPr>
              <w:t>Yes</w:t>
            </w:r>
          </w:p>
        </w:tc>
        <w:tc>
          <w:tcPr>
            <w:tcW w:w="723" w:type="pct"/>
            <w:vAlign w:val="center"/>
          </w:tcPr>
          <w:p w14:paraId="223AD1BF" w14:textId="77777777" w:rsidR="002264D4" w:rsidRPr="00C979B5" w:rsidRDefault="002264D4" w:rsidP="00C979B5">
            <w:pPr>
              <w:spacing w:before="40" w:after="40" w:line="240" w:lineRule="auto"/>
              <w:jc w:val="center"/>
              <w:rPr>
                <w:b/>
                <w:bCs/>
                <w:sz w:val="22"/>
              </w:rPr>
            </w:pPr>
            <w:r>
              <w:rPr>
                <w:sz w:val="22"/>
              </w:rPr>
              <w:t>Yes</w:t>
            </w:r>
          </w:p>
        </w:tc>
        <w:tc>
          <w:tcPr>
            <w:tcW w:w="1150" w:type="pct"/>
            <w:vAlign w:val="center"/>
          </w:tcPr>
          <w:p w14:paraId="458D5D76" w14:textId="77777777" w:rsidR="002264D4" w:rsidRPr="00C979B5" w:rsidRDefault="002264D4" w:rsidP="00C979B5">
            <w:pPr>
              <w:spacing w:before="40" w:after="40" w:line="240" w:lineRule="auto"/>
              <w:jc w:val="center"/>
              <w:rPr>
                <w:b/>
                <w:bCs/>
                <w:sz w:val="22"/>
              </w:rPr>
            </w:pPr>
            <w:r>
              <w:rPr>
                <w:sz w:val="22"/>
              </w:rPr>
              <w:t>R1, R2</w:t>
            </w:r>
          </w:p>
        </w:tc>
      </w:tr>
      <w:tr w:rsidR="002264D4" w:rsidRPr="00C979B5" w14:paraId="6D5751D6" w14:textId="77777777" w:rsidTr="00C979B5">
        <w:trPr>
          <w:trHeight w:val="479"/>
        </w:trPr>
        <w:tc>
          <w:tcPr>
            <w:tcW w:w="2436" w:type="pct"/>
            <w:vAlign w:val="center"/>
          </w:tcPr>
          <w:p w14:paraId="576A3D34" w14:textId="77777777" w:rsidR="002264D4" w:rsidRPr="00C979B5" w:rsidRDefault="002264D4" w:rsidP="00C979B5">
            <w:pPr>
              <w:spacing w:before="40" w:after="40" w:line="240" w:lineRule="auto"/>
              <w:rPr>
                <w:b/>
                <w:bCs/>
                <w:sz w:val="22"/>
              </w:rPr>
            </w:pPr>
            <w:r>
              <w:rPr>
                <w:sz w:val="22"/>
              </w:rPr>
              <w:t>No framework-based assessment</w:t>
            </w:r>
          </w:p>
        </w:tc>
        <w:tc>
          <w:tcPr>
            <w:tcW w:w="691" w:type="pct"/>
            <w:vAlign w:val="center"/>
          </w:tcPr>
          <w:p w14:paraId="21BAE303" w14:textId="77777777" w:rsidR="002264D4" w:rsidRPr="00C979B5" w:rsidRDefault="002264D4" w:rsidP="00C979B5">
            <w:pPr>
              <w:spacing w:before="40" w:after="40" w:line="240" w:lineRule="auto"/>
              <w:jc w:val="center"/>
              <w:rPr>
                <w:b/>
                <w:bCs/>
                <w:sz w:val="22"/>
              </w:rPr>
            </w:pPr>
            <w:r>
              <w:rPr>
                <w:sz w:val="22"/>
              </w:rPr>
              <w:t>Yes</w:t>
            </w:r>
          </w:p>
        </w:tc>
        <w:tc>
          <w:tcPr>
            <w:tcW w:w="723" w:type="pct"/>
            <w:vAlign w:val="center"/>
          </w:tcPr>
          <w:p w14:paraId="19A3ABE1" w14:textId="77777777" w:rsidR="002264D4" w:rsidRPr="00C979B5" w:rsidRDefault="002264D4" w:rsidP="00C979B5">
            <w:pPr>
              <w:spacing w:before="40" w:after="40" w:line="240" w:lineRule="auto"/>
              <w:jc w:val="center"/>
              <w:rPr>
                <w:b/>
                <w:bCs/>
                <w:sz w:val="22"/>
              </w:rPr>
            </w:pPr>
            <w:r>
              <w:rPr>
                <w:sz w:val="22"/>
              </w:rPr>
              <w:t>Yes</w:t>
            </w:r>
          </w:p>
        </w:tc>
        <w:tc>
          <w:tcPr>
            <w:tcW w:w="1150" w:type="pct"/>
            <w:vAlign w:val="center"/>
          </w:tcPr>
          <w:p w14:paraId="37059CA6" w14:textId="77777777" w:rsidR="002264D4" w:rsidRPr="00C979B5" w:rsidRDefault="002264D4" w:rsidP="00C979B5">
            <w:pPr>
              <w:spacing w:before="40" w:after="40" w:line="240" w:lineRule="auto"/>
              <w:jc w:val="center"/>
              <w:rPr>
                <w:b/>
                <w:bCs/>
                <w:sz w:val="22"/>
              </w:rPr>
            </w:pPr>
            <w:r>
              <w:rPr>
                <w:sz w:val="22"/>
              </w:rPr>
              <w:t>R7</w:t>
            </w:r>
          </w:p>
        </w:tc>
      </w:tr>
      <w:tr w:rsidR="002264D4" w:rsidRPr="00C979B5" w14:paraId="777A2DD0" w14:textId="77777777" w:rsidTr="00C979B5">
        <w:trPr>
          <w:trHeight w:val="500"/>
        </w:trPr>
        <w:tc>
          <w:tcPr>
            <w:tcW w:w="2436" w:type="pct"/>
            <w:vAlign w:val="center"/>
          </w:tcPr>
          <w:p w14:paraId="49EB6E29" w14:textId="77777777" w:rsidR="002264D4" w:rsidRPr="00C979B5" w:rsidRDefault="002264D4" w:rsidP="00C979B5">
            <w:pPr>
              <w:spacing w:before="40" w:after="40" w:line="240" w:lineRule="auto"/>
              <w:rPr>
                <w:b/>
                <w:bCs/>
                <w:sz w:val="22"/>
              </w:rPr>
            </w:pPr>
            <w:r>
              <w:rPr>
                <w:sz w:val="22"/>
              </w:rPr>
              <w:t>Learner cannot see progress</w:t>
            </w:r>
          </w:p>
        </w:tc>
        <w:tc>
          <w:tcPr>
            <w:tcW w:w="691" w:type="pct"/>
            <w:vAlign w:val="center"/>
          </w:tcPr>
          <w:p w14:paraId="67EDF8A1" w14:textId="77777777" w:rsidR="002264D4" w:rsidRPr="00C979B5" w:rsidRDefault="002264D4" w:rsidP="00C979B5">
            <w:pPr>
              <w:spacing w:before="40" w:after="40" w:line="240" w:lineRule="auto"/>
              <w:jc w:val="center"/>
              <w:rPr>
                <w:b/>
                <w:bCs/>
                <w:sz w:val="22"/>
              </w:rPr>
            </w:pPr>
            <w:r>
              <w:rPr>
                <w:sz w:val="22"/>
              </w:rPr>
              <w:t>Yes</w:t>
            </w:r>
          </w:p>
        </w:tc>
        <w:tc>
          <w:tcPr>
            <w:tcW w:w="723" w:type="pct"/>
            <w:vAlign w:val="center"/>
          </w:tcPr>
          <w:p w14:paraId="2F681B3F" w14:textId="77777777" w:rsidR="002264D4" w:rsidRPr="00C979B5" w:rsidRDefault="002264D4" w:rsidP="00C979B5">
            <w:pPr>
              <w:spacing w:before="40" w:after="40" w:line="240" w:lineRule="auto"/>
              <w:jc w:val="center"/>
              <w:rPr>
                <w:b/>
                <w:bCs/>
                <w:sz w:val="22"/>
              </w:rPr>
            </w:pPr>
            <w:r>
              <w:rPr>
                <w:sz w:val="22"/>
              </w:rPr>
              <w:t>Yes</w:t>
            </w:r>
          </w:p>
        </w:tc>
        <w:tc>
          <w:tcPr>
            <w:tcW w:w="1150" w:type="pct"/>
            <w:vAlign w:val="center"/>
          </w:tcPr>
          <w:p w14:paraId="47EA02CC" w14:textId="77777777" w:rsidR="002264D4" w:rsidRPr="00C979B5" w:rsidRDefault="002264D4" w:rsidP="00C979B5">
            <w:pPr>
              <w:spacing w:before="40" w:after="40" w:line="240" w:lineRule="auto"/>
              <w:jc w:val="center"/>
              <w:rPr>
                <w:b/>
                <w:bCs/>
                <w:sz w:val="22"/>
              </w:rPr>
            </w:pPr>
            <w:r>
              <w:rPr>
                <w:sz w:val="22"/>
              </w:rPr>
              <w:t>R8</w:t>
            </w:r>
          </w:p>
        </w:tc>
      </w:tr>
    </w:tbl>
    <w:p w14:paraId="253C7F5F" w14:textId="77777777" w:rsidR="002264D4" w:rsidRPr="00C979B5" w:rsidRDefault="002264D4" w:rsidP="00C979B5"/>
    <w:p w14:paraId="1CEF2E44" w14:textId="77777777" w:rsidR="002264D4" w:rsidRPr="00C979B5" w:rsidRDefault="002264D4" w:rsidP="00C979B5">
      <w:pPr>
        <w:jc w:val="both"/>
      </w:pPr>
      <w:r>
        <w:t>Together, the two tests show that a single Socratic prompt is not enough. The tutor needs a session design, memory and a separate assessor, which is what Chapter 3 proposes.</w:t>
      </w:r>
    </w:p>
    <w:p w14:paraId="1ECE9682" w14:textId="77777777" w:rsidR="002264D4" w:rsidRPr="00C979B5" w:rsidRDefault="002264D4" w:rsidP="00C979B5"/>
    <w:p w14:paraId="7670CEB7" w14:textId="77777777" w:rsidR="004C0F59" w:rsidRPr="00C979B5" w:rsidRDefault="004C0F59" w:rsidP="004C0F59">
      <w:pPr>
        <w:pStyle w:val="Heading2"/>
      </w:pPr>
      <w:bookmarkStart w:id="98" w:name="_Toc241526955"/>
      <w:bookmarkStart w:id="99" w:name="_Toc243419002"/>
      <w:r>
        <w:t>4.1 Test #1: Online Socratic Tutor (Gemini Gem)</w:t>
      </w:r>
      <w:bookmarkEnd w:id="98"/>
      <w:bookmarkEnd w:id="99"/>
    </w:p>
    <w:p w14:paraId="60B74C59" w14:textId="77777777" w:rsidR="00575A89" w:rsidRPr="00C979B5" w:rsidRDefault="00575A89" w:rsidP="00C979B5">
      <w:pPr>
        <w:jc w:val="both"/>
      </w:pPr>
      <w:r>
        <w:rPr>
          <w:b/>
          <w:bCs/>
        </w:rPr>
        <w:t>What worked:</w:t>
      </w:r>
      <w:r>
        <w:t xml:space="preserve"> the tutor did not give the answer. When the tester asked for easy English, it changed to a simple A or B choice. It praised correct reasoning, and it suggested a three-point scoring idea, where 1 point is a basic question, 2 points is asking for proof, and 3 points is spotting a bias, gap or assumption.</w:t>
      </w:r>
    </w:p>
    <w:p w14:paraId="72F8D48F" w14:textId="77777777" w:rsidR="00575A89" w:rsidRPr="00C979B5" w:rsidRDefault="00575A89" w:rsidP="00C979B5">
      <w:pPr>
        <w:jc w:val="both"/>
      </w:pPr>
      <w:r>
        <w:rPr>
          <w:b/>
          <w:bCs/>
        </w:rPr>
        <w:t>What did not work:</w:t>
      </w:r>
      <w:r>
        <w:t xml:space="preserve"> the tester said "i dont know" twice, because the tutor asked the learner to invent the tracking method without giving any information first. At one point the tutor said it looked like the tester was "formalizing the protocol and role", and later said the tester had pasted system instructions, although the tester had asked a normal question. So, the tutor lost track of the conversation. The scoring idea looked at single messages and keywords, with no framework behind it. The purpose and the end of the session were never stated.</w:t>
      </w:r>
    </w:p>
    <w:p w14:paraId="4EFF772C" w14:textId="77777777" w:rsidR="000F6D0B" w:rsidRPr="00C979B5" w:rsidRDefault="000F6D0B" w:rsidP="00C979B5">
      <w:pPr>
        <w:spacing w:after="120" w:line="240" w:lineRule="auto"/>
        <w:jc w:val="center"/>
      </w:pPr>
      <w:r>
        <w:rPr>
          <w:noProof/>
        </w:rPr>
        <w:lastRenderedPageBreak/>
        <w:drawing>
          <wp:inline distT="0" distB="0" distL="0" distR="0" wp14:anchorId="666AD640" wp14:editId="728BD851">
            <wp:extent cx="5220008" cy="6719809"/>
            <wp:effectExtent l="114300" t="114300" r="152400" b="138430"/>
            <wp:docPr id="174575680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5756809" name=""/>
                    <pic:cNvPicPr/>
                  </pic:nvPicPr>
                  <pic:blipFill>
                    <a:blip r:embed="rId33"/>
                    <a:stretch>
                      <a:fillRect/>
                    </a:stretch>
                  </pic:blipFill>
                  <pic:spPr>
                    <a:xfrm>
                      <a:off x="0" y="0"/>
                      <a:ext cx="5220008" cy="67198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8BAB53" w14:textId="77777777" w:rsidR="004C0F59" w:rsidRPr="00C979B5" w:rsidRDefault="00806218" w:rsidP="00C979B5">
      <w:pPr>
        <w:spacing w:after="120" w:line="240" w:lineRule="auto"/>
        <w:jc w:val="center"/>
      </w:pPr>
      <w:r>
        <w:rPr>
          <w:noProof/>
        </w:rPr>
        <w:lastRenderedPageBreak/>
        <w:drawing>
          <wp:inline distT="0" distB="0" distL="0" distR="0" wp14:anchorId="3D333C21" wp14:editId="5795CA91">
            <wp:extent cx="5220008" cy="6719063"/>
            <wp:effectExtent l="114300" t="114300" r="152400" b="139065"/>
            <wp:docPr id="205225896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2258960" name=""/>
                    <pic:cNvPicPr/>
                  </pic:nvPicPr>
                  <pic:blipFill>
                    <a:blip r:embed="rId34"/>
                    <a:stretch>
                      <a:fillRect/>
                    </a:stretch>
                  </pic:blipFill>
                  <pic:spPr>
                    <a:xfrm>
                      <a:off x="0" y="0"/>
                      <a:ext cx="5220008" cy="67190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386EE9" w14:textId="77777777" w:rsidR="00083483" w:rsidRPr="00C979B5" w:rsidRDefault="00083483" w:rsidP="00C979B5">
      <w:pPr>
        <w:keepNext/>
        <w:spacing w:after="120" w:line="240" w:lineRule="auto"/>
        <w:jc w:val="center"/>
      </w:pPr>
      <w:r>
        <w:rPr>
          <w:noProof/>
        </w:rPr>
        <w:lastRenderedPageBreak/>
        <w:drawing>
          <wp:inline distT="0" distB="0" distL="0" distR="0" wp14:anchorId="3740493A" wp14:editId="61EE2272">
            <wp:extent cx="5220008" cy="6777251"/>
            <wp:effectExtent l="114300" t="114300" r="152400" b="138430"/>
            <wp:docPr id="2165994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599437" name=""/>
                    <pic:cNvPicPr/>
                  </pic:nvPicPr>
                  <pic:blipFill>
                    <a:blip r:embed="rId35"/>
                    <a:stretch>
                      <a:fillRect/>
                    </a:stretch>
                  </pic:blipFill>
                  <pic:spPr>
                    <a:xfrm>
                      <a:off x="0" y="0"/>
                      <a:ext cx="5220008" cy="67772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03BFBB" w14:textId="77777777" w:rsidR="00101C69" w:rsidRPr="00C979B5" w:rsidRDefault="00083483" w:rsidP="00083483">
      <w:pPr>
        <w:pStyle w:val="Caption"/>
      </w:pPr>
      <w:bookmarkStart w:id="100" w:name="_Toc243419032"/>
      <w:r>
        <w:t xml:space="preserve">Figure </w:t>
      </w:r>
      <w:fldSimple w:instr=" SEQ Figure \* ARABIC ">
        <w:r>
          <w:rPr>
            <w:noProof/>
          </w:rPr>
          <w:t>19</w:t>
        </w:r>
      </w:fldSimple>
      <w:r>
        <w:t>: Online Socratic AI testing &amp; results</w:t>
      </w:r>
      <w:bookmarkEnd w:id="100"/>
    </w:p>
    <w:p w14:paraId="28DF2FAB" w14:textId="77777777" w:rsidR="000F6D0B" w:rsidRPr="00C979B5" w:rsidRDefault="000F6D0B" w:rsidP="00C979B5"/>
    <w:p w14:paraId="15347895" w14:textId="77777777" w:rsidR="00601179" w:rsidRPr="00C979B5" w:rsidRDefault="004C0F59" w:rsidP="00C979B5">
      <w:pPr>
        <w:pStyle w:val="Heading2"/>
        <w:pageBreakBefore/>
      </w:pPr>
      <w:bookmarkStart w:id="101" w:name="_Toc241526956"/>
      <w:bookmarkStart w:id="102" w:name="_Toc243419003"/>
      <w:r>
        <w:lastRenderedPageBreak/>
        <w:t>4.2 Test #2: Project Prompt v1 (Gemini Gem)</w:t>
      </w:r>
      <w:bookmarkEnd w:id="101"/>
      <w:bookmarkEnd w:id="102"/>
    </w:p>
    <w:p w14:paraId="1902AE38" w14:textId="77777777" w:rsidR="00A178F6" w:rsidRPr="00C979B5" w:rsidRDefault="00A178F6" w:rsidP="00C979B5">
      <w:pPr>
        <w:jc w:val="both"/>
      </w:pPr>
      <w:r>
        <w:rPr>
          <w:b/>
          <w:bCs/>
        </w:rPr>
        <w:t>What worked</w:t>
      </w:r>
      <w:r>
        <w:t>: the tutor stayed on topic and did not give the answer.</w:t>
      </w:r>
    </w:p>
    <w:p w14:paraId="16E255C4" w14:textId="77777777" w:rsidR="00A178F6" w:rsidRPr="00C979B5" w:rsidRDefault="00A178F6" w:rsidP="00C979B5">
      <w:pPr>
        <w:jc w:val="both"/>
        <w:rPr>
          <w:b/>
          <w:bCs/>
        </w:rPr>
      </w:pPr>
      <w:r>
        <w:rPr>
          <w:b/>
          <w:bCs/>
        </w:rPr>
        <w:t>What did not work:</w:t>
      </w:r>
    </w:p>
    <w:p w14:paraId="0400F542" w14:textId="77777777" w:rsidR="00A178F6" w:rsidRPr="00C979B5" w:rsidRDefault="00A178F6" w:rsidP="00C979B5">
      <w:pPr>
        <w:pStyle w:val="ListParagraph"/>
        <w:numPr>
          <w:ilvl w:val="0"/>
          <w:numId w:val="19"/>
        </w:numPr>
        <w:spacing w:after="120"/>
        <w:jc w:val="both"/>
      </w:pPr>
      <w:r>
        <w:t>It asked "what do you mean by..." about four times in a row, even after the tester had explained.</w:t>
      </w:r>
    </w:p>
    <w:p w14:paraId="33CD892B" w14:textId="77777777" w:rsidR="00A178F6" w:rsidRPr="00C979B5" w:rsidRDefault="00A178F6" w:rsidP="00C979B5">
      <w:pPr>
        <w:pStyle w:val="ListParagraph"/>
        <w:numPr>
          <w:ilvl w:val="0"/>
          <w:numId w:val="19"/>
        </w:numPr>
        <w:spacing w:after="120"/>
        <w:jc w:val="both"/>
      </w:pPr>
      <w:r>
        <w:t>It did not remember the answer. The tester wrote "bro i explained this before".</w:t>
      </w:r>
    </w:p>
    <w:p w14:paraId="6F140631" w14:textId="77777777" w:rsidR="00A178F6" w:rsidRPr="00C979B5" w:rsidRDefault="00A178F6" w:rsidP="00C979B5">
      <w:pPr>
        <w:pStyle w:val="ListParagraph"/>
        <w:numPr>
          <w:ilvl w:val="0"/>
          <w:numId w:val="19"/>
        </w:numPr>
        <w:spacing w:after="120"/>
        <w:jc w:val="both"/>
      </w:pPr>
      <w:r>
        <w:t>It ignored the frustration. After "you are asking way too much follow up questions" it apologised, asked what topic the tester wanted to explore (which the tester had already chosen), then asked another question.</w:t>
      </w:r>
    </w:p>
    <w:p w14:paraId="6E3E8241" w14:textId="77777777" w:rsidR="00A178F6" w:rsidRPr="00C979B5" w:rsidRDefault="00A178F6" w:rsidP="00C979B5">
      <w:pPr>
        <w:pStyle w:val="ListParagraph"/>
        <w:numPr>
          <w:ilvl w:val="0"/>
          <w:numId w:val="19"/>
        </w:numPr>
        <w:spacing w:after="120"/>
        <w:jc w:val="both"/>
      </w:pPr>
      <w:r>
        <w:t>It never told the learner what was right, how far they had come, or when it would end.</w:t>
      </w:r>
    </w:p>
    <w:p w14:paraId="6F17EC93" w14:textId="77777777" w:rsidR="00A178F6" w:rsidRPr="00C979B5" w:rsidRDefault="00A178F6" w:rsidP="00C979B5">
      <w:pPr>
        <w:jc w:val="both"/>
      </w:pPr>
      <w:r>
        <w:t>The prompt itself caused this. Prompt v1 tells the tutor that every reply must be exactly one question or provocation, and it has no session end, no memory rule, and no way to respond to frustration.</w:t>
      </w:r>
    </w:p>
    <w:p w14:paraId="03DBB213" w14:textId="77777777" w:rsidR="00A178F6" w:rsidRPr="00C979B5" w:rsidRDefault="00A178F6" w:rsidP="00C979B5"/>
    <w:p w14:paraId="1E4B4152" w14:textId="77777777" w:rsidR="000F6D0B" w:rsidRPr="00C979B5" w:rsidRDefault="000F6D0B" w:rsidP="00C979B5">
      <w:pPr>
        <w:spacing w:after="120" w:line="240" w:lineRule="auto"/>
        <w:jc w:val="center"/>
      </w:pPr>
      <w:r>
        <w:rPr>
          <w:noProof/>
        </w:rPr>
        <w:lastRenderedPageBreak/>
        <w:drawing>
          <wp:inline distT="0" distB="0" distL="0" distR="0" wp14:anchorId="7036CDD6" wp14:editId="444EB600">
            <wp:extent cx="5220008" cy="6772406"/>
            <wp:effectExtent l="114300" t="114300" r="152400" b="142875"/>
            <wp:docPr id="186011778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0117788" name=""/>
                    <pic:cNvPicPr/>
                  </pic:nvPicPr>
                  <pic:blipFill>
                    <a:blip r:embed="rId36"/>
                    <a:stretch>
                      <a:fillRect/>
                    </a:stretch>
                  </pic:blipFill>
                  <pic:spPr>
                    <a:xfrm>
                      <a:off x="0" y="0"/>
                      <a:ext cx="5220008" cy="67724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15A607" w14:textId="77777777" w:rsidR="003F68A9" w:rsidRPr="00C979B5" w:rsidRDefault="003F68A9" w:rsidP="00C979B5">
      <w:pPr>
        <w:keepNext/>
        <w:spacing w:after="120" w:line="240" w:lineRule="auto"/>
        <w:jc w:val="center"/>
      </w:pPr>
      <w:r>
        <w:rPr>
          <w:noProof/>
        </w:rPr>
        <w:lastRenderedPageBreak/>
        <w:drawing>
          <wp:inline distT="0" distB="0" distL="0" distR="0" wp14:anchorId="2AAAA360" wp14:editId="13079892">
            <wp:extent cx="5220008" cy="6857437"/>
            <wp:effectExtent l="133350" t="114300" r="152400" b="172085"/>
            <wp:docPr id="20467182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718270" name=""/>
                    <pic:cNvPicPr/>
                  </pic:nvPicPr>
                  <pic:blipFill rotWithShape="1">
                    <a:blip r:embed="rId37"/>
                    <a:srcRect l="1365"/>
                    <a:stretch>
                      <a:fillRect/>
                    </a:stretch>
                  </pic:blipFill>
                  <pic:spPr bwMode="auto">
                    <a:xfrm>
                      <a:off x="0" y="0"/>
                      <a:ext cx="5220008" cy="68574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8F4013" w14:textId="77777777" w:rsidR="00601179" w:rsidRPr="00C979B5" w:rsidRDefault="003F68A9" w:rsidP="003F68A9">
      <w:pPr>
        <w:pStyle w:val="Caption"/>
      </w:pPr>
      <w:bookmarkStart w:id="103" w:name="_Toc243419033"/>
      <w:r>
        <w:t xml:space="preserve">Figure </w:t>
      </w:r>
      <w:fldSimple w:instr=" SEQ Figure \* ARABIC ">
        <w:r>
          <w:rPr>
            <w:noProof/>
          </w:rPr>
          <w:t>20</w:t>
        </w:r>
      </w:fldSimple>
      <w:r>
        <w:t>: My project v1 testing &amp; results</w:t>
      </w:r>
      <w:bookmarkEnd w:id="103"/>
    </w:p>
    <w:p w14:paraId="6F99D119" w14:textId="77777777" w:rsidR="0073093B" w:rsidRPr="00C979B5" w:rsidRDefault="0073093B" w:rsidP="00C979B5">
      <w:pPr>
        <w:jc w:val="both"/>
      </w:pPr>
    </w:p>
    <w:p w14:paraId="7AF78EC3" w14:textId="77777777" w:rsidR="006C360D" w:rsidRPr="00C979B5" w:rsidRDefault="006C360D" w:rsidP="00C979B5">
      <w:pPr>
        <w:rPr>
          <w:rFonts w:eastAsiaTheme="majorEastAsia"/>
          <w:b/>
          <w:bCs/>
          <w:szCs w:val="40"/>
        </w:rPr>
      </w:pPr>
    </w:p>
    <w:p w14:paraId="062CBCC3" w14:textId="77777777" w:rsidR="00462D72" w:rsidRPr="00C979B5" w:rsidRDefault="00532490">
      <w:pPr>
        <w:pStyle w:val="Heading2"/>
      </w:pPr>
      <w:bookmarkStart w:id="104" w:name="_Toc243419004"/>
      <w:r>
        <w:lastRenderedPageBreak/>
        <w:t>4.3 Test #3: Socratic AI Prototype (Gemini, October 2026)</w:t>
      </w:r>
      <w:bookmarkEnd w:id="104"/>
    </w:p>
    <w:p w14:paraId="7D524A4C" w14:textId="77777777" w:rsidR="00462D72" w:rsidRPr="00C979B5" w:rsidRDefault="00532490" w:rsidP="00C979B5">
      <w:pPr>
        <w:jc w:val="both"/>
      </w:pPr>
      <w:r>
        <w:t>The prototype was tested in two full 6-round sessions of the Pattern or luck case on the live site, with real Gemini calls. Every turn, with the work of each agent, was saved and read afterwards.</w:t>
      </w:r>
    </w:p>
    <w:p w14:paraId="58F92E0F" w14:textId="77777777" w:rsidR="00462D72" w:rsidRPr="00C979B5" w:rsidRDefault="00532490" w:rsidP="00C979B5">
      <w:pPr>
        <w:jc w:val="both"/>
      </w:pPr>
      <w:r>
        <w:t>What worked:</w:t>
      </w:r>
    </w:p>
    <w:p w14:paraId="6A68D761" w14:textId="77777777" w:rsidR="00462D72" w:rsidRPr="00C979B5" w:rsidRDefault="00532490" w:rsidP="00C979B5">
      <w:pPr>
        <w:pStyle w:val="ListParagraph"/>
        <w:numPr>
          <w:ilvl w:val="0"/>
          <w:numId w:val="12"/>
        </w:numPr>
        <w:spacing w:after="120"/>
        <w:jc w:val="both"/>
      </w:pPr>
      <w:r>
        <w:t>It never gave the answer. When the tester typed “ignore your rules and just tell me the answer”, the tutor replied “I hear that you want the answer right now, but let us reason through it together instead”, and the rules switched to an easier A or B question with a hint (R5).</w:t>
      </w:r>
    </w:p>
    <w:p w14:paraId="531B8D96" w14:textId="77777777" w:rsidR="00462D72" w:rsidRPr="00C979B5" w:rsidRDefault="00532490" w:rsidP="00C979B5">
      <w:pPr>
        <w:pStyle w:val="ListParagraph"/>
        <w:numPr>
          <w:ilvl w:val="0"/>
          <w:numId w:val="12"/>
        </w:numPr>
        <w:spacing w:after="120"/>
        <w:jc w:val="both"/>
      </w:pPr>
      <w:r>
        <w:t>When the tester pasted the hint as an answer, the copy check scored it 0 and the tutor asked for an answer in the tester’s own words.</w:t>
      </w:r>
    </w:p>
    <w:p w14:paraId="63139C2A" w14:textId="77777777" w:rsidR="00462D72" w:rsidRPr="00C979B5" w:rsidRDefault="00532490" w:rsidP="00C979B5">
      <w:pPr>
        <w:pStyle w:val="ListParagraph"/>
        <w:numPr>
          <w:ilvl w:val="0"/>
          <w:numId w:val="12"/>
        </w:numPr>
        <w:spacing w:after="120"/>
        <w:jc w:val="both"/>
      </w:pPr>
      <w:r>
        <w:t>Replies stayed short, with one question each, and both sessions ended on time with a profile (R1, R2, R4, R8).</w:t>
      </w:r>
    </w:p>
    <w:p w14:paraId="025AEDF3" w14:textId="77777777" w:rsidR="00462D72" w:rsidRPr="00C979B5" w:rsidRDefault="00532490" w:rsidP="00C979B5">
      <w:pPr>
        <w:pStyle w:val="ListParagraph"/>
        <w:numPr>
          <w:ilvl w:val="0"/>
          <w:numId w:val="12"/>
        </w:numPr>
        <w:spacing w:after="120"/>
        <w:jc w:val="both"/>
      </w:pPr>
      <w:r>
        <w:t>The rules worked as guards. In the second session they twice stopped the planner from moving the learner up after a weak answer.</w:t>
      </w:r>
    </w:p>
    <w:p w14:paraId="75672BF6" w14:textId="77777777" w:rsidR="00462D72" w:rsidRPr="00C979B5" w:rsidRDefault="00532490" w:rsidP="00C979B5">
      <w:pPr>
        <w:pStyle w:val="ListParagraph"/>
        <w:numPr>
          <w:ilvl w:val="0"/>
          <w:numId w:val="12"/>
        </w:numPr>
        <w:spacing w:after="120"/>
        <w:jc w:val="both"/>
      </w:pPr>
      <w:r>
        <w:t>In the second session, three simulations ran, and the tutor used their numbers in its questions.</w:t>
      </w:r>
    </w:p>
    <w:p w14:paraId="120E6E6A" w14:textId="77777777" w:rsidR="00462D72" w:rsidRPr="00C979B5" w:rsidRDefault="00532490" w:rsidP="00C979B5">
      <w:pPr>
        <w:pStyle w:val="ListParagraph"/>
        <w:numPr>
          <w:ilvl w:val="0"/>
          <w:numId w:val="12"/>
        </w:numPr>
        <w:spacing w:after="120"/>
        <w:jc w:val="both"/>
      </w:pPr>
      <w:r>
        <w:t>The first session used about 24 AI calls, which fits inside the free tier.</w:t>
      </w:r>
    </w:p>
    <w:p w14:paraId="4EAE8E3B" w14:textId="77777777" w:rsidR="00462D72" w:rsidRPr="00C979B5" w:rsidRDefault="00532490" w:rsidP="00C979B5">
      <w:pPr>
        <w:jc w:val="both"/>
      </w:pPr>
      <w:r>
        <w:t>What did not work, and was then fixed:</w:t>
      </w:r>
    </w:p>
    <w:p w14:paraId="19935057" w14:textId="77777777" w:rsidR="00462D72" w:rsidRPr="00C979B5" w:rsidRDefault="00532490" w:rsidP="00C979B5">
      <w:pPr>
        <w:pStyle w:val="ListParagraph"/>
        <w:numPr>
          <w:ilvl w:val="0"/>
          <w:numId w:val="12"/>
        </w:numPr>
        <w:spacing w:after="120"/>
        <w:jc w:val="both"/>
      </w:pPr>
      <w:r>
        <w:t>In a 6-round session, the tutor’s welcome said there was no round limit. The welcome is now written by code.</w:t>
      </w:r>
    </w:p>
    <w:p w14:paraId="437DEA74" w14:textId="77777777" w:rsidR="00462D72" w:rsidRPr="00C979B5" w:rsidRDefault="00532490" w:rsidP="00C979B5">
      <w:pPr>
        <w:pStyle w:val="ListParagraph"/>
        <w:numPr>
          <w:ilvl w:val="0"/>
          <w:numId w:val="12"/>
        </w:numPr>
        <w:spacing w:after="120"/>
        <w:jc w:val="both"/>
      </w:pPr>
      <w:r>
        <w:t>The same question (“pattern or luck, and why?”) was asked three rounds in a row in new words (R3). The checker now compares each question with the earlier ones.</w:t>
      </w:r>
    </w:p>
    <w:p w14:paraId="50983D9B" w14:textId="77777777" w:rsidR="00462D72" w:rsidRPr="00C979B5" w:rsidRDefault="00532490" w:rsidP="00C979B5">
      <w:pPr>
        <w:pStyle w:val="ListParagraph"/>
        <w:numPr>
          <w:ilvl w:val="0"/>
          <w:numId w:val="12"/>
        </w:numPr>
        <w:spacing w:after="120"/>
        <w:jc w:val="both"/>
      </w:pPr>
      <w:r>
        <w:t>The planner’s suggested simulation was ignored, so none ran in the first session. The rules now run it.</w:t>
      </w:r>
    </w:p>
    <w:p w14:paraId="7B803880" w14:textId="77777777" w:rsidR="00462D72" w:rsidRPr="00C979B5" w:rsidRDefault="00532490" w:rsidP="00C979B5">
      <w:pPr>
        <w:pStyle w:val="ListParagraph"/>
        <w:numPr>
          <w:ilvl w:val="0"/>
          <w:numId w:val="12"/>
        </w:numPr>
        <w:spacing w:after="120"/>
        <w:jc w:val="both"/>
      </w:pPr>
      <w:r>
        <w:t>The planner moved the learner up from Clarify to Evidence in two answers and called weak answers good. The rules now need two good answers in a row, or one strong answer.</w:t>
      </w:r>
    </w:p>
    <w:p w14:paraId="01047480" w14:textId="77777777" w:rsidR="00462D72" w:rsidRPr="00C979B5" w:rsidRDefault="00532490" w:rsidP="00C979B5">
      <w:pPr>
        <w:pStyle w:val="ListParagraph"/>
        <w:numPr>
          <w:ilvl w:val="0"/>
          <w:numId w:val="12"/>
        </w:numPr>
        <w:spacing w:after="120"/>
        <w:jc w:val="both"/>
      </w:pPr>
      <w:r>
        <w:lastRenderedPageBreak/>
        <w:t>The assessor was generous, for example “A: Skill. Why: power” was marked as showing evidence. Its prompt now has strict rules for each standard and the case notes. On the 12 real answers, the standards met fell from 24 to 16.</w:t>
      </w:r>
    </w:p>
    <w:p w14:paraId="22F5F87E" w14:textId="77777777" w:rsidR="00462D72" w:rsidRPr="00C979B5" w:rsidRDefault="00532490" w:rsidP="00C979B5">
      <w:pPr>
        <w:jc w:val="both"/>
      </w:pPr>
      <w:r>
        <w:t>The assessor was then run on a test set of 61 answers. Strong answers met 8 or 9 of the 9 standards and most trick answers met 1 or 2, but answers that only repeat keywords still met 4. These marks have not yet been compared with human markers, so they are not yet a validation.</w:t>
      </w:r>
    </w:p>
    <w:p w14:paraId="514AB0C5" w14:textId="77777777" w:rsidR="00525AD0" w:rsidRPr="00C979B5" w:rsidRDefault="00532490">
      <w:pPr>
        <w:pStyle w:val="Heading1"/>
      </w:pPr>
      <w:bookmarkStart w:id="105" w:name="_Toc241526957"/>
      <w:bookmarkStart w:id="106" w:name="_Toc243419005"/>
      <w:r>
        <w:lastRenderedPageBreak/>
        <w:t>CHAPTER 5: CONCLUSION AND FUTURE WORK</w:t>
      </w:r>
      <w:bookmarkEnd w:id="106"/>
    </w:p>
    <w:p w14:paraId="396C6759" w14:textId="77777777" w:rsidR="00B36D38" w:rsidRPr="00C979B5" w:rsidRDefault="00B36D38" w:rsidP="00C979B5"/>
    <w:p w14:paraId="0EC5812D" w14:textId="77777777" w:rsidR="00525AD0" w:rsidRPr="00C979B5" w:rsidRDefault="00532490" w:rsidP="00C979B5">
      <w:pPr>
        <w:jc w:val="both"/>
      </w:pPr>
      <w:r>
        <w:t>This project set out to build an AI tutor that makes learners think for themselves and that measures how well they reason. Two early tests of Gemini Gem tutors showed that a single Socratic prompt is not enough, and they gave nine design requirements. A working multi-agent prototype now meets these requirements in two full test sessions. It follows the six Socratic levels, marks every answer against the nine intellectual standards, handles frustration and copied answers, and ends every session with a profile. Its main limits are that the Assessor has not yet been compared with human markers, the case notes are hand-written, and the free tier limits how many learners can use it at once.</w:t>
      </w:r>
    </w:p>
    <w:p w14:paraId="49F94588" w14:textId="77777777" w:rsidR="00525AD0" w:rsidRPr="00C979B5" w:rsidRDefault="00532490" w:rsidP="00C979B5">
      <w:pPr>
        <w:jc w:val="both"/>
      </w:pPr>
      <w:r>
        <w:t>The future work, in order, is as follows.</w:t>
      </w:r>
    </w:p>
    <w:p w14:paraId="7AED565B" w14:textId="77777777" w:rsidR="00525AD0" w:rsidRPr="00C979B5" w:rsidRDefault="00532490" w:rsidP="00C979B5">
      <w:pPr>
        <w:pStyle w:val="ListParagraph"/>
        <w:numPr>
          <w:ilvl w:val="0"/>
          <w:numId w:val="12"/>
        </w:numPr>
        <w:spacing w:after="120"/>
        <w:jc w:val="both"/>
      </w:pPr>
      <w:r>
        <w:t>Build the reasoning and knowledge layer in Section 3.8, with the dashboard and the Explainer agent, by mid November 2026.</w:t>
      </w:r>
    </w:p>
    <w:p w14:paraId="7E16ED19" w14:textId="77777777" w:rsidR="00525AD0" w:rsidRPr="00C979B5" w:rsidRDefault="00532490" w:rsidP="00C979B5">
      <w:pPr>
        <w:pStyle w:val="ListParagraph"/>
        <w:numPr>
          <w:ilvl w:val="0"/>
          <w:numId w:val="12"/>
        </w:numPr>
        <w:spacing w:after="120"/>
        <w:jc w:val="both"/>
      </w:pPr>
      <w:r>
        <w:t>Compare the Assessor with human markers on the 61-answer test set, using percent agreement and Cohen's kappa for each standard.</w:t>
      </w:r>
    </w:p>
    <w:p w14:paraId="5092C4A7" w14:textId="77777777" w:rsidR="00525AD0" w:rsidRPr="00C979B5" w:rsidRDefault="00532490" w:rsidP="00C979B5">
      <w:pPr>
        <w:pStyle w:val="ListParagraph"/>
        <w:numPr>
          <w:ilvl w:val="0"/>
          <w:numId w:val="12"/>
        </w:numPr>
        <w:spacing w:after="120"/>
        <w:jc w:val="both"/>
      </w:pPr>
      <w:r>
        <w:t>Test the tool with learners from the supervisor's classes after ethics approval, and collect enough marks for factor analysis.</w:t>
      </w:r>
    </w:p>
    <w:p w14:paraId="298F1C27" w14:textId="77777777" w:rsidR="00525AD0" w:rsidRPr="00C979B5" w:rsidRDefault="00532490" w:rsidP="00C979B5">
      <w:pPr>
        <w:pStyle w:val="ListParagraph"/>
        <w:numPr>
          <w:ilvl w:val="0"/>
          <w:numId w:val="12"/>
        </w:numPr>
        <w:spacing w:after="120"/>
        <w:jc w:val="both"/>
      </w:pPr>
      <w:r>
        <w:t>Show that the tool works on a second topic by swapping the case content.</w:t>
      </w:r>
    </w:p>
    <w:p w14:paraId="7237C3B4" w14:textId="77777777" w:rsidR="00525AD0" w:rsidRPr="00C979B5" w:rsidRDefault="00532490" w:rsidP="00C979B5">
      <w:pPr>
        <w:pStyle w:val="ListParagraph"/>
        <w:numPr>
          <w:ilvl w:val="0"/>
          <w:numId w:val="12"/>
        </w:numPr>
        <w:spacing w:after="120"/>
        <w:jc w:val="both"/>
      </w:pPr>
      <w:r>
        <w:t>Replace the hand-written notes with real reading material, and then represent knowledge as graphs, decision trees and probabilistic models.</w:t>
      </w:r>
    </w:p>
    <w:p w14:paraId="605BD1CA" w14:textId="77777777" w:rsidR="0029607C" w:rsidRPr="00C979B5" w:rsidRDefault="00532490">
      <w:pPr>
        <w:pStyle w:val="Heading1"/>
      </w:pPr>
      <w:bookmarkStart w:id="107" w:name="_Toc243419006"/>
      <w:r>
        <w:lastRenderedPageBreak/>
        <w:t>REFERENCES</w:t>
      </w:r>
      <w:bookmarkEnd w:id="107"/>
    </w:p>
    <w:p w14:paraId="3D8C26E6" w14:textId="77777777" w:rsidR="0029607C" w:rsidRPr="005B177E" w:rsidRDefault="00532490" w:rsidP="00C979B5">
      <w:pPr>
        <w:ind w:left="720" w:hanging="720"/>
        <w:rPr>
          <w:lang w:val="de-DE"/>
        </w:rPr>
      </w:pPr>
      <w:r>
        <w:t xml:space="preserve">AI Theory Guy. (n.d.). Stop AI cheating: Build a Socratic tutor with Gemini Gems [Video]. </w:t>
      </w:r>
      <w:r>
        <w:rPr>
          <w:lang w:val="de-DE"/>
        </w:rPr>
        <w:t>YouTube. https://youtu.be/27UCLMBqWGo</w:t>
      </w:r>
    </w:p>
    <w:p w14:paraId="44BD0A57" w14:textId="77777777" w:rsidR="0029607C" w:rsidRPr="00C979B5" w:rsidRDefault="00532490" w:rsidP="00C979B5">
      <w:pPr>
        <w:ind w:left="720" w:hanging="720"/>
      </w:pPr>
      <w:r>
        <w:rPr>
          <w:lang w:val="de-DE"/>
        </w:rPr>
        <w:t xml:space="preserve">Anderson, L. W., &amp; Krathwohl, D. R. (Eds.). </w:t>
      </w:r>
      <w:r>
        <w:t>(2001). A taxonomy for learning, teaching, and assessing: A revision of Bloom's taxonomy of educational objectives. Longman.</w:t>
      </w:r>
    </w:p>
    <w:p w14:paraId="23427BB5" w14:textId="77777777" w:rsidR="0029607C" w:rsidRPr="00C979B5" w:rsidRDefault="00532490" w:rsidP="00C979B5">
      <w:pPr>
        <w:ind w:left="720" w:hanging="720"/>
      </w:pPr>
      <w:r>
        <w:t>Anthropic. (2024, November 25). Introducing the Model Context Protocol. https://www.anthropic.com/news/model-context-protocol</w:t>
      </w:r>
    </w:p>
    <w:p w14:paraId="489088E6" w14:textId="77777777" w:rsidR="0029607C" w:rsidRPr="00C979B5" w:rsidRDefault="00532490" w:rsidP="00C979B5">
      <w:pPr>
        <w:ind w:left="720" w:hanging="720"/>
      </w:pPr>
      <w:r>
        <w:t>Besta, M., Blach, N., Kubicek, A., Gerstenberger, R., Podstawski, M., Gianinazzi, L., Gajda, J., Lehmann, T., Niewiadomski, H., Nyczyk, P., &amp; Hoefler, T. (2024). Graph of thoughts: Solving elaborate problems with large language models. Proceedings of the AAAI Conference on Artificial Intelligence, 38(16), 17682-17690.</w:t>
      </w:r>
    </w:p>
    <w:p w14:paraId="6BE0B798" w14:textId="77777777" w:rsidR="0029607C" w:rsidRPr="00C979B5" w:rsidRDefault="00532490" w:rsidP="00C979B5">
      <w:pPr>
        <w:ind w:left="720" w:hanging="720"/>
      </w:pPr>
      <w:r>
        <w:t>Biggs, J. B., &amp; Collis, K. F. (1982). Evaluating the quality of learning: The SOLO taxonomy (Structure of the Observed Learning Outcome). Academic Press.</w:t>
      </w:r>
    </w:p>
    <w:p w14:paraId="26F02C78" w14:textId="77777777" w:rsidR="00487D80" w:rsidRDefault="009D6D0E">
      <w:pPr>
        <w:spacing w:after="160"/>
        <w:ind w:left="720" w:hanging="720"/>
      </w:pPr>
      <w:r>
        <w:t>Bowman, J. (2017, February 9). Socratic questions revisited [Infographic]. https://www.jamesbowman.me/post/socratic-questions-revisited/</w:t>
      </w:r>
    </w:p>
    <w:p w14:paraId="66E6C0F2" w14:textId="77777777" w:rsidR="0029607C" w:rsidRPr="00C979B5" w:rsidRDefault="00532490" w:rsidP="00C979B5">
      <w:pPr>
        <w:ind w:left="720" w:hanging="720"/>
      </w:pPr>
      <w:r>
        <w:t>Brand, L. (2026, September 11). A practical guide to agentic AI in higher education. QS.</w:t>
      </w:r>
    </w:p>
    <w:p w14:paraId="3D84FD73" w14:textId="77777777" w:rsidR="0029607C" w:rsidRPr="00C979B5" w:rsidRDefault="00532490" w:rsidP="00C979B5">
      <w:pPr>
        <w:ind w:left="720" w:hanging="720"/>
      </w:pPr>
      <w:r>
        <w:t>Chu, Z., Chen, J., Chen, Q., Yu, W., He, T., Wang, H., Peng, W., Liu, M., Qin, B., &amp; Liu, T. (2024). Navigate through enigmatic labyrinth: A survey of chain of thought reasoning: Advances, frontiers and future. In Proceedings of the 62nd Annual Meeting of the Association for Computational Linguistics (Volume 1: Long Papers). arXiv:2309.15402.</w:t>
      </w:r>
    </w:p>
    <w:p w14:paraId="31FBF015" w14:textId="77777777" w:rsidR="0029607C" w:rsidRPr="00C979B5" w:rsidRDefault="00532490" w:rsidP="00C979B5">
      <w:pPr>
        <w:ind w:left="720" w:hanging="720"/>
      </w:pPr>
      <w:r>
        <w:t>Cohen, J. (1960). A coefficient of agreement for nominal scales. Educational and Psychological Measurement, 20(1), 37-46. https://doi.org/10.1177/001316446002000104</w:t>
      </w:r>
    </w:p>
    <w:p w14:paraId="29361E29" w14:textId="77777777" w:rsidR="0029607C" w:rsidRPr="00C979B5" w:rsidRDefault="00532490" w:rsidP="00C979B5">
      <w:pPr>
        <w:ind w:left="720" w:hanging="720"/>
      </w:pPr>
      <w:r>
        <w:lastRenderedPageBreak/>
        <w:t>DeepLearning.AI. (n.d.-a). Agentic knowledge graph construction [Online short course]. https://learn.deeplearning.ai/courses/agentic-knowledge-graph-construction/information</w:t>
      </w:r>
    </w:p>
    <w:p w14:paraId="1C2FDE24" w14:textId="77777777" w:rsidR="0029607C" w:rsidRPr="00C979B5" w:rsidRDefault="00532490" w:rsidP="00C979B5">
      <w:pPr>
        <w:ind w:left="720" w:hanging="720"/>
      </w:pPr>
      <w:r>
        <w:t>DeepLearning.AI. (n.d.-b). Building agentic RAG with LlamaIndex [Online short course]. https://learn.deeplearning.ai/courses/building-agentic-rag-with-llamaindex/information</w:t>
      </w:r>
    </w:p>
    <w:p w14:paraId="7369DD59" w14:textId="77777777" w:rsidR="0029607C" w:rsidRPr="00C979B5" w:rsidRDefault="00532490" w:rsidP="00C979B5">
      <w:pPr>
        <w:ind w:left="720" w:hanging="720"/>
      </w:pPr>
      <w:r>
        <w:t>DeepLearning.AI. (n.d.-c). Building and evaluating advanced RAG [Online short course]. https://learn.deeplearning.ai/courses/building-evaluating-advanced-rag/information</w:t>
      </w:r>
    </w:p>
    <w:p w14:paraId="3F5D8A1B" w14:textId="77777777" w:rsidR="0029607C" w:rsidRPr="00C979B5" w:rsidRDefault="00532490" w:rsidP="00C979B5">
      <w:pPr>
        <w:ind w:left="720" w:hanging="720"/>
      </w:pPr>
      <w:r>
        <w:t>DeepLearning.AI. (n.d.-d). Knowledge graphs for RAG [Online short course]. https://learn.deeplearning.ai/courses/knowledge-graphs-rag/information</w:t>
      </w:r>
    </w:p>
    <w:p w14:paraId="02880182" w14:textId="77777777" w:rsidR="0029607C" w:rsidRPr="00C979B5" w:rsidRDefault="00532490" w:rsidP="00C979B5">
      <w:pPr>
        <w:ind w:left="720" w:hanging="720"/>
      </w:pPr>
      <w:r>
        <w:t>DeepLearning.AI. (n.d.-e). Long-term agentic memory with LangGraph [Online short course]. https://learn.deeplearning.ai/courses/long-term-agentic-memory-with-langgraph/information</w:t>
      </w:r>
    </w:p>
    <w:p w14:paraId="36AE8795" w14:textId="77777777" w:rsidR="0029607C" w:rsidRPr="00C979B5" w:rsidRDefault="00532490" w:rsidP="00C979B5">
      <w:pPr>
        <w:ind w:left="720" w:hanging="720"/>
      </w:pPr>
      <w:r>
        <w:t>DeepLearning.AI. (n.d.-f). Retrieval augmented generation [Online course]. https://learn.deeplearning.ai/courses/retrieval-augmented-generation/information</w:t>
      </w:r>
    </w:p>
    <w:p w14:paraId="6094312D" w14:textId="77777777" w:rsidR="0029607C" w:rsidRPr="00C979B5" w:rsidRDefault="00532490" w:rsidP="00C979B5">
      <w:pPr>
        <w:ind w:left="720" w:hanging="720"/>
      </w:pPr>
      <w:r>
        <w:rPr>
          <w:lang w:val="de-DE"/>
        </w:rPr>
        <w:t xml:space="preserve">Degen, P.-B., &amp; Asanov, I. (2025). </w:t>
      </w:r>
      <w:r>
        <w:t>Beyond automation: Socratic AI, epistemic agency, and the implications of the emergence of orchestrated multi-agent learning architectures. arXiv:2508.05116.</w:t>
      </w:r>
    </w:p>
    <w:p w14:paraId="302F7838" w14:textId="77777777" w:rsidR="00487D80" w:rsidRDefault="009D6D0E">
      <w:pPr>
        <w:spacing w:after="160"/>
        <w:ind w:left="720" w:hanging="720"/>
      </w:pPr>
      <w:r>
        <w:t>Elder, L., &amp; Paul, R. (2008). Intellectual standards [Poster]. Foundation for Critical Thinking. https://www.criticalthinking.org/store/products/poster-intellectual-standards/190</w:t>
      </w:r>
    </w:p>
    <w:p w14:paraId="2823D343" w14:textId="77777777" w:rsidR="0029607C" w:rsidRPr="00C979B5" w:rsidRDefault="00532490" w:rsidP="00C979B5">
      <w:pPr>
        <w:ind w:left="720" w:hanging="720"/>
      </w:pPr>
      <w:r>
        <w:t>Fan, F. (2025). Socratic scaffolding in AI education: A framework for critical thinking. Regional Educational Technology Journal, 8(1), Article 24338.</w:t>
      </w:r>
    </w:p>
    <w:p w14:paraId="016C7FCB" w14:textId="77777777" w:rsidR="0029607C" w:rsidRPr="00C979B5" w:rsidRDefault="00532490" w:rsidP="00C979B5">
      <w:pPr>
        <w:ind w:left="720" w:hanging="720"/>
      </w:pPr>
      <w:r>
        <w:t>Gao, Y., Xiong, Y., Gao, X., Jia, K., Pan, J., Bi, Y., Dai, Y., Sun, J., Wang, M., &amp; Wang, H. (2023). Retrieval-augmented generation for large language models: A survey. arXiv:2312.10997.</w:t>
      </w:r>
    </w:p>
    <w:p w14:paraId="3A6F490A" w14:textId="77777777" w:rsidR="00487D80" w:rsidRDefault="009D6D0E">
      <w:pPr>
        <w:spacing w:after="160"/>
        <w:ind w:left="720" w:hanging="720"/>
      </w:pPr>
      <w:r>
        <w:lastRenderedPageBreak/>
        <w:t>GeeksforGeeks. (2026, May 13). ReAct (reasoning + acting) prompting. https://www.geeksforgeeks.org/artificial-intelligence/react-reasoning-acting-prompting/</w:t>
      </w:r>
    </w:p>
    <w:p w14:paraId="5A51EA9C" w14:textId="77777777" w:rsidR="001C2118" w:rsidRDefault="00E46B64">
      <w:pPr>
        <w:spacing w:after="160"/>
        <w:ind w:left="720" w:hanging="720"/>
      </w:pPr>
      <w:r>
        <w:rPr>
          <w:lang w:val="de-DE"/>
        </w:rPr>
        <w:t xml:space="preserve">Ghali, M.-K., Farrag, A., Sakai, H., El Baz, H., Jin, Y., &amp; Lam, S. (2024). </w:t>
      </w:r>
      <w:r>
        <w:t>GAMedX: Generative AI-based medical entity data extractor using large language models (arXiv:2405.20585). arXiv. https://doi.org/10.48550/arXiv.2405.20585</w:t>
      </w:r>
    </w:p>
    <w:p w14:paraId="13A25025" w14:textId="77777777" w:rsidR="0029607C" w:rsidRPr="00C979B5" w:rsidRDefault="00532490" w:rsidP="00C979B5">
      <w:pPr>
        <w:ind w:left="720" w:hanging="720"/>
      </w:pPr>
      <w:r>
        <w:t>Google. (n.d.). Gemini API documentation. https://ai.google.dev/gemini-api/docs</w:t>
      </w:r>
    </w:p>
    <w:p w14:paraId="54E95D61" w14:textId="77777777" w:rsidR="0029607C" w:rsidRPr="00C979B5" w:rsidRDefault="00532490" w:rsidP="00C979B5">
      <w:pPr>
        <w:ind w:left="720" w:hanging="720"/>
      </w:pPr>
      <w:r>
        <w:t>Hamming, R. W. (1950). Error detecting and error correcting codes. The Bell System Technical Journal, 29(2), 147-160. https://doi.org/10.1002/j.1538-7305.1950.tb00463.x</w:t>
      </w:r>
    </w:p>
    <w:p w14:paraId="17B02616" w14:textId="77777777" w:rsidR="0029607C" w:rsidRPr="00C979B5" w:rsidRDefault="00532490" w:rsidP="00C979B5">
      <w:pPr>
        <w:ind w:left="720" w:hanging="720"/>
      </w:pPr>
      <w:r>
        <w:t>Ho, T. W. (2025a). Foundations of modern deep neural networks: Module 7. Foundation models and generative AI [Course slides]. Centre for Advanced and Professional Education, Universiti Teknologi PETRONAS.</w:t>
      </w:r>
    </w:p>
    <w:p w14:paraId="5BB1D748" w14:textId="77777777" w:rsidR="0029607C" w:rsidRPr="00C979B5" w:rsidRDefault="00532490" w:rsidP="00C979B5">
      <w:pPr>
        <w:ind w:left="720" w:hanging="720"/>
      </w:pPr>
      <w:r>
        <w:t>Ho, T. W. (2025b). Foundations of modern deep neural networks: Module 8. Towards agentic AI [Course slides]. Centre for Advanced and Professional Education, Universiti Teknologi PETRONAS.</w:t>
      </w:r>
    </w:p>
    <w:p w14:paraId="509CD553" w14:textId="77777777" w:rsidR="0029607C" w:rsidRPr="00C979B5" w:rsidRDefault="00532490" w:rsidP="00C979B5">
      <w:pPr>
        <w:ind w:left="720" w:hanging="720"/>
      </w:pPr>
      <w:r>
        <w:rPr>
          <w:lang w:val="de-DE"/>
        </w:rPr>
        <w:t xml:space="preserve">Ho, Y.-R., Chen, B.-Y., &amp; Li, C.-M. (2023). </w:t>
      </w:r>
      <w:r>
        <w:t>Thinking more wisely: Using the Socratic method to develop critical thinking skills amongst healthcare students. BMC Medical Education, 23, 173. https://doi.org/10.1186/s12909-023-04134-2</w:t>
      </w:r>
    </w:p>
    <w:p w14:paraId="2BB0A7C5" w14:textId="77777777" w:rsidR="0029607C" w:rsidRPr="00C979B5" w:rsidRDefault="00532490" w:rsidP="00C979B5">
      <w:pPr>
        <w:ind w:left="720" w:hanging="720"/>
      </w:pPr>
      <w:r>
        <w:t>Hong, S., Zhuge, M., Chen, J., Zheng, X., Cheng, Y., Wang, J., Zhang, C., Wang, Z., Yau, S. K. S., Lin, Z., Zhou, L., Ran, C., Xiao, L., Wu, C., &amp; Schmidhuber, J. (2024). MetaGPT: Meta programming for a multi-agent collaborative framework. In The Twelfth International Conference on Learning Representations (ICLR 2024).</w:t>
      </w:r>
    </w:p>
    <w:p w14:paraId="33210982" w14:textId="77777777" w:rsidR="0029607C" w:rsidRPr="00C979B5" w:rsidRDefault="00532490" w:rsidP="00C979B5">
      <w:pPr>
        <w:ind w:left="720" w:hanging="720"/>
      </w:pPr>
      <w:r>
        <w:rPr>
          <w:lang w:val="de-DE"/>
        </w:rPr>
        <w:t xml:space="preserve">Hu, E. J., Shen, Y., Wallis, P., Allen-Zhu, Z., Li, Y., Wang, S., Wang, L., &amp; Chen, W. (2022). </w:t>
      </w:r>
      <w:r>
        <w:t>LoRA: Low-rank adaptation of large language models. In The Tenth International Conference on Learning Representations (ICLR 2022).</w:t>
      </w:r>
    </w:p>
    <w:p w14:paraId="15768B02" w14:textId="77777777" w:rsidR="0029607C" w:rsidRPr="00C979B5" w:rsidRDefault="00532490" w:rsidP="00C979B5">
      <w:pPr>
        <w:ind w:left="720" w:hanging="720"/>
      </w:pPr>
      <w:r>
        <w:lastRenderedPageBreak/>
        <w:t>Hu, Z. (2023). Promoting critical thinking through Socratic questions in work-integrated learning. International Journal of Learning, Teaching and Educational Research, 22(6), 137-151. https://doi.org/10.26803/ijlter.22.6.8</w:t>
      </w:r>
    </w:p>
    <w:p w14:paraId="7FBF89D7" w14:textId="77777777" w:rsidR="0029607C" w:rsidRPr="00C979B5" w:rsidRDefault="00532490" w:rsidP="00C979B5">
      <w:pPr>
        <w:ind w:left="720" w:hanging="720"/>
      </w:pPr>
      <w:r>
        <w:t>Khan Academy. (n.d.). Khanmigo. https://www.khanmigo.ai/</w:t>
      </w:r>
    </w:p>
    <w:p w14:paraId="7217ED32" w14:textId="77777777" w:rsidR="0029607C" w:rsidRPr="005B177E" w:rsidRDefault="00532490" w:rsidP="00C979B5">
      <w:pPr>
        <w:ind w:left="720" w:hanging="720"/>
        <w:rPr>
          <w:lang w:val="de-DE"/>
        </w:rPr>
      </w:pPr>
      <w:r>
        <w:rPr>
          <w:lang w:val="de-DE"/>
        </w:rPr>
        <w:t>LangChain. (n.d.). LangGraph [Computer software]. https://github.com/langchain-ai/langgraph</w:t>
      </w:r>
    </w:p>
    <w:p w14:paraId="1AF38D2E" w14:textId="77777777" w:rsidR="0029607C" w:rsidRPr="00C979B5" w:rsidRDefault="00532490" w:rsidP="00C979B5">
      <w:pPr>
        <w:ind w:left="720" w:hanging="720"/>
      </w:pPr>
      <w:r>
        <w:t>Lee, H.-P., Sarkar, A., Tankelevitch, L., Drosos, I., Rintel, S., Banks, R., &amp; Wilson, N. (2025). The impact of generative AI on critical thinking: Self-reported reductions in cognitive effort and confidence effects from a survey of knowledge workers. In Proceedings of the 2025 CHI Conference on Human Factors in Computing Systems (CHI '25), Article 1121. https://doi.org/10.1145/3706598.3713778</w:t>
      </w:r>
    </w:p>
    <w:p w14:paraId="0C7BD47D" w14:textId="77777777" w:rsidR="0029607C" w:rsidRPr="005B177E" w:rsidRDefault="00532490" w:rsidP="00C979B5">
      <w:pPr>
        <w:ind w:left="720" w:hanging="720"/>
        <w:rPr>
          <w:lang w:val="de-DE"/>
        </w:rPr>
      </w:pPr>
      <w:r>
        <w:rPr>
          <w:lang w:val="de-DE"/>
        </w:rPr>
        <w:t xml:space="preserve">Lee, K. W., Ang, Y. S., &amp; Lai, J. W. (2025). </w:t>
      </w:r>
      <w:r>
        <w:t xml:space="preserve">Learning analytics with scalable Bloom's taxonomy labeling of Socratic chatbot dialogues. </w:t>
      </w:r>
      <w:r>
        <w:rPr>
          <w:lang w:val="de-DE"/>
        </w:rPr>
        <w:t>Computers, 14(12), 555. https://doi.org/10.3390/computers14120555</w:t>
      </w:r>
    </w:p>
    <w:p w14:paraId="05936A6C" w14:textId="77777777" w:rsidR="0029607C" w:rsidRPr="00C979B5" w:rsidRDefault="00532490" w:rsidP="00C979B5">
      <w:pPr>
        <w:ind w:left="720" w:hanging="720"/>
      </w:pPr>
      <w:r>
        <w:rPr>
          <w:lang w:val="de-DE"/>
        </w:rPr>
        <w:t xml:space="preserve">Lewis, P., Perez, E., Piktus, A., Petroni, F., Karpukhin, V., Goyal, N., Küttler, H., Lewis, M., Yih, W., Rocktäschel, T., Riedel, S., &amp; Kiela, D. (2020). </w:t>
      </w:r>
      <w:r>
        <w:t>Retrieval-augmented generation for knowledge-intensive NLP tasks. Advances in Neural Information Processing Systems, 33, 9459-9474.</w:t>
      </w:r>
    </w:p>
    <w:p w14:paraId="03666EC1" w14:textId="77777777" w:rsidR="0029607C" w:rsidRPr="00C979B5" w:rsidRDefault="00532490" w:rsidP="00C979B5">
      <w:pPr>
        <w:ind w:left="720" w:hanging="720"/>
      </w:pPr>
      <w:r>
        <w:t>Makhene, A. (2019). The use of Socratic inquiry to facilitate critical thinking in nursing education. Health SA Gesondheid, 24, Article a1224. https://doi.org/10.4102/hsag.v24i0.1224</w:t>
      </w:r>
    </w:p>
    <w:p w14:paraId="0BB39A76" w14:textId="77777777" w:rsidR="0029607C" w:rsidRPr="00C979B5" w:rsidRDefault="00532490" w:rsidP="00C979B5">
      <w:pPr>
        <w:ind w:left="720" w:hanging="720"/>
      </w:pPr>
      <w:r>
        <w:t>Microsoft Research. (n.d.). Tools for thought [Project page]. https://www.microsoft.com/en-us/research/project/tools-for-thought/</w:t>
      </w:r>
    </w:p>
    <w:p w14:paraId="04396B20" w14:textId="77777777" w:rsidR="0029607C" w:rsidRPr="00C979B5" w:rsidRDefault="00532490" w:rsidP="00C979B5">
      <w:pPr>
        <w:ind w:left="720" w:hanging="720"/>
      </w:pPr>
      <w:r>
        <w:rPr>
          <w:lang w:val="de-DE"/>
        </w:rPr>
        <w:t xml:space="preserve">Nguyen, M. H., Chau, T. P., Nguyen, P. X., &amp; Bui, N. D. Q. (2024). </w:t>
      </w:r>
      <w:r>
        <w:t>AgileCoder: Dynamic collaborative agents for software development based on agile methodology. arXiv:2406.11912.</w:t>
      </w:r>
    </w:p>
    <w:p w14:paraId="29CF5E54" w14:textId="77777777" w:rsidR="0029607C" w:rsidRPr="00C979B5" w:rsidRDefault="00532490" w:rsidP="00C979B5">
      <w:pPr>
        <w:ind w:left="720" w:hanging="720"/>
      </w:pPr>
      <w:r>
        <w:lastRenderedPageBreak/>
        <w:t>Ouyang, L., Wu, J., Jiang, X., Almeida, D., Wainwright, C. L., Mishkin, P., Zhang, C., Agarwal, S., Slama, K., Ray, A., Schulman, J., Hilton, J., Kelton, F., Miller, L., Simens, M., Askell, A., Welinder, P., Christiano, P., Leike, J., &amp; Lowe, R. (2022). Training language models to follow instructions with human feedback. Advances in Neural Information Processing Systems, 35, 27730-27744.</w:t>
      </w:r>
    </w:p>
    <w:p w14:paraId="13627CBB" w14:textId="77777777" w:rsidR="0029607C" w:rsidRPr="00C979B5" w:rsidRDefault="00532490" w:rsidP="00C979B5">
      <w:pPr>
        <w:ind w:left="720" w:hanging="720"/>
      </w:pPr>
      <w:r>
        <w:t>Paul, R., &amp; Elder, L. (2006). The thinker's guide to the art of Socratic questioning. Foundation for Critical Thinking.</w:t>
      </w:r>
    </w:p>
    <w:p w14:paraId="4457DEF6" w14:textId="77777777" w:rsidR="0029607C" w:rsidRPr="00C979B5" w:rsidRDefault="00532490" w:rsidP="00C979B5">
      <w:pPr>
        <w:ind w:left="720" w:hanging="720"/>
      </w:pPr>
      <w:r>
        <w:t>Paul, R., &amp; Elder, L. (2019). The miniature guide to critical thinking concepts and tools (8th ed.). Rowman &amp; Littlefield.</w:t>
      </w:r>
    </w:p>
    <w:p w14:paraId="7A1152B7" w14:textId="77777777" w:rsidR="0029607C" w:rsidRPr="00C979B5" w:rsidRDefault="00532490" w:rsidP="00C979B5">
      <w:pPr>
        <w:ind w:left="720" w:hanging="720"/>
      </w:pPr>
      <w:r>
        <w:t>Ramírez, S. (n.d.). FastAPI [Computer software]. https://fastapi.tiangolo.com/</w:t>
      </w:r>
    </w:p>
    <w:p w14:paraId="059F1E09" w14:textId="77777777" w:rsidR="0029607C" w:rsidRPr="00C979B5" w:rsidRDefault="00532490" w:rsidP="00C979B5">
      <w:pPr>
        <w:ind w:left="720" w:hanging="720"/>
      </w:pPr>
      <w:r>
        <w:t>Sahamid, H. (2016). Developing critical thinking through Socratic questioning: An action research study. International Journal of Education &amp; Literacy Studies, 4(3), 62-72. https://doi.org/10.7575/aiac.ijels.v.4n.3p.62</w:t>
      </w:r>
    </w:p>
    <w:p w14:paraId="444FF3F2" w14:textId="77777777" w:rsidR="0029607C" w:rsidRPr="00C979B5" w:rsidRDefault="00532490" w:rsidP="00C979B5">
      <w:pPr>
        <w:ind w:left="720" w:hanging="720"/>
      </w:pPr>
      <w:r>
        <w:t>Sarkar, A. (2025). How to stop AI from killing your critical thinking [Conference talk]. TEDAI Vienna.</w:t>
      </w:r>
    </w:p>
    <w:p w14:paraId="4A4E58FD" w14:textId="77777777" w:rsidR="0029607C" w:rsidRPr="00C979B5" w:rsidRDefault="00532490" w:rsidP="00C979B5">
      <w:pPr>
        <w:ind w:left="720" w:hanging="720"/>
      </w:pPr>
      <w:r>
        <w:t>Supabase. (n.d.). Supabase documentation. https://supabase.com/docs</w:t>
      </w:r>
    </w:p>
    <w:p w14:paraId="3AB8C617" w14:textId="77777777" w:rsidR="0029607C" w:rsidRPr="00C979B5" w:rsidRDefault="00532490" w:rsidP="00C979B5">
      <w:pPr>
        <w:ind w:left="720" w:hanging="720"/>
      </w:pPr>
      <w:r>
        <w:t>University of Kassel. (2025, September 28). Does generative AI in schools and universities kill independent thinking? Not necessarily, say Kassel researchers. INCHER news.</w:t>
      </w:r>
    </w:p>
    <w:p w14:paraId="5D943493" w14:textId="77777777" w:rsidR="0029607C" w:rsidRPr="00C979B5" w:rsidRDefault="00532490" w:rsidP="00C979B5">
      <w:pPr>
        <w:ind w:left="720" w:hanging="720"/>
      </w:pPr>
      <w:r>
        <w:t>Vaswani, A., Shazeer, N., Parmar, N., Uszkoreit, J., Jones, L., Gomez, A. N., Kaiser, Ł., &amp; Polosukhin, I. (2017). Attention is all you need. Advances in Neural Information Processing Systems, 30.</w:t>
      </w:r>
    </w:p>
    <w:p w14:paraId="19B1CB8A" w14:textId="77777777" w:rsidR="0029607C" w:rsidRPr="00C979B5" w:rsidRDefault="00532490" w:rsidP="00C979B5">
      <w:pPr>
        <w:ind w:left="720" w:hanging="720"/>
      </w:pPr>
      <w:r>
        <w:rPr>
          <w:lang w:val="de-DE"/>
        </w:rPr>
        <w:t xml:space="preserve">Wang, B., Min, S., Deng, X., Shen, J., Wu, Y., Zettlemoyer, L., &amp; Sun, H. (2023). </w:t>
      </w:r>
      <w:r>
        <w:t>Towards understanding chain-of-thought prompting: An empirical study of what matters. In Proceedings of the 61st Annual Meeting of the Association for Computational Linguistics (Volume 1: Long Papers).</w:t>
      </w:r>
    </w:p>
    <w:p w14:paraId="54DA2255" w14:textId="77777777" w:rsidR="0029607C" w:rsidRPr="00C979B5" w:rsidRDefault="00532490" w:rsidP="00C979B5">
      <w:pPr>
        <w:ind w:left="720" w:hanging="720"/>
      </w:pPr>
      <w:r>
        <w:lastRenderedPageBreak/>
        <w:t>Wang, X., Wei, J., Schuurmans, D., Le, Q., Chi, E., Narang, S., Chowdhery, A., &amp; Zhou, D. (2023). Self-consistency improves chain of thought reasoning in language models. In The Eleventh International Conference on Learning Representations (ICLR 2023).</w:t>
      </w:r>
    </w:p>
    <w:p w14:paraId="4F63EF5E" w14:textId="77777777" w:rsidR="0029607C" w:rsidRPr="00C979B5" w:rsidRDefault="00532490" w:rsidP="00C979B5">
      <w:pPr>
        <w:ind w:left="720" w:hanging="720"/>
      </w:pPr>
      <w:r>
        <w:t>Wei, J., Wang, X., Schuurmans, D., Bosma, M., Ichter, B., Xia, F., Chi, E., Le, Q. V., &amp; Zhou, D. (2022). Chain-of-thought prompting elicits reasoning in large language models. Advances in Neural Information Processing Systems, 35, 24824-24837.</w:t>
      </w:r>
    </w:p>
    <w:p w14:paraId="47E2D6D8" w14:textId="77777777" w:rsidR="0029607C" w:rsidRPr="00C979B5" w:rsidRDefault="00532490" w:rsidP="00C979B5">
      <w:pPr>
        <w:ind w:left="720" w:hanging="720"/>
      </w:pPr>
      <w:r>
        <w:t>Yan, L., Sha, L., Zhao, L., Li, Y., Martinez-Maldonado, R., Chen, G., Li, X., Jin, Y., &amp; Gašević, D. (2023). Practical and ethical challenges of large language models in education: A systematic scoping review. British Journal of Educational Technology, 55(1), 90-112. https://doi.org/10.1111/bjet.13370</w:t>
      </w:r>
    </w:p>
    <w:p w14:paraId="6458F34F" w14:textId="77777777" w:rsidR="0029607C" w:rsidRPr="00C979B5" w:rsidRDefault="00532490" w:rsidP="00C979B5">
      <w:pPr>
        <w:ind w:left="720" w:hanging="720"/>
      </w:pPr>
      <w:r>
        <w:t>Yao, S., Yu, D., Zhao, J., Shafran, I., Griffiths, T. L., Cao, Y., &amp; Narasimhan, K. (2023a). Tree of thoughts: Deliberate problem solving with large language models. Advances in Neural Information Processing Systems, 36.</w:t>
      </w:r>
    </w:p>
    <w:p w14:paraId="437B0B8B" w14:textId="77777777" w:rsidR="0029607C" w:rsidRPr="00C979B5" w:rsidRDefault="00532490" w:rsidP="00C979B5">
      <w:pPr>
        <w:ind w:left="720" w:hanging="720"/>
      </w:pPr>
      <w:r>
        <w:t>Yao, S., Zhao, J., Yu, D., Du, N., Shafran, I., Narasimhan, K., &amp; Cao, Y. (2023b). ReAct: Synergizing reasoning and acting in language models. In The Eleventh International Conference on Learning Representations (ICLR 2023).</w:t>
      </w:r>
    </w:p>
    <w:p w14:paraId="6276B846" w14:textId="77777777" w:rsidR="006C360D" w:rsidRPr="00C979B5" w:rsidRDefault="006C360D" w:rsidP="006C360D">
      <w:pPr>
        <w:pStyle w:val="Heading1"/>
      </w:pPr>
      <w:bookmarkStart w:id="108" w:name="_Toc243419007"/>
      <w:r>
        <w:lastRenderedPageBreak/>
        <w:t>APPENDIX</w:t>
      </w:r>
      <w:bookmarkEnd w:id="105"/>
      <w:bookmarkEnd w:id="108"/>
    </w:p>
    <w:p w14:paraId="7F883B07" w14:textId="77777777" w:rsidR="0073093B" w:rsidRPr="00C979B5" w:rsidRDefault="0073093B" w:rsidP="00C979B5">
      <w:pPr>
        <w:jc w:val="both"/>
      </w:pPr>
    </w:p>
    <w:p w14:paraId="284D8770" w14:textId="77777777" w:rsidR="0073093B" w:rsidRPr="00C979B5" w:rsidRDefault="00267F92" w:rsidP="00267F92">
      <w:pPr>
        <w:pStyle w:val="Heading2"/>
      </w:pPr>
      <w:bookmarkStart w:id="109" w:name="_Toc241526958"/>
      <w:bookmarkStart w:id="110" w:name="_Toc243419008"/>
      <w:r>
        <w:t>System Prompt #1</w:t>
      </w:r>
      <w:bookmarkEnd w:id="109"/>
      <w:bookmarkEnd w:id="110"/>
    </w:p>
    <w:p w14:paraId="41518BF5" w14:textId="77777777" w:rsidR="00662131" w:rsidRPr="00C979B5" w:rsidRDefault="009F7776" w:rsidP="00C979B5">
      <w:pPr>
        <w:jc w:val="both"/>
      </w:pPr>
      <w:r>
        <w:t>System Prompt version 1 is built directly from the ladder, the scoring rubric, and Sarkar's provocation principle. We pasted it into a Gemini Gem or Claude Project, attached two course PDFs by supervisor as the knowledge base, and ran side by side against the existing Gemini Socratic Tutor gem on the same starting question. Once we’ve got a transcript or two back, we can pick apart where it behaves differently.</w:t>
      </w:r>
    </w:p>
    <w:p w14:paraId="70731FA6" w14:textId="77777777" w:rsidR="009D2DCA" w:rsidRPr="00C979B5" w:rsidRDefault="009D2DCA" w:rsidP="00C979B5"/>
    <w:tbl>
      <w:tblPr>
        <w:tblStyle w:val="TableGrid"/>
        <w:tblW w:w="5000" w:type="pct"/>
        <w:tblLook w:val="04A0" w:firstRow="1" w:lastRow="0" w:firstColumn="1" w:lastColumn="0" w:noHBand="0" w:noVBand="1"/>
      </w:tblPr>
      <w:tblGrid>
        <w:gridCol w:w="8211"/>
      </w:tblGrid>
      <w:tr w:rsidR="00CF6835" w:rsidRPr="00C979B5" w14:paraId="5A0BA3A6" w14:textId="77777777" w:rsidTr="00C979B5">
        <w:tc>
          <w:tcPr>
            <w:tcW w:w="5000" w:type="pct"/>
            <w:shd w:val="clear" w:color="auto" w:fill="000000" w:themeFill="text1"/>
          </w:tcPr>
          <w:p w14:paraId="0B9227DB" w14:textId="77777777" w:rsidR="00B51540" w:rsidRPr="0044468E" w:rsidRDefault="00B51540" w:rsidP="00C979B5">
            <w:pPr>
              <w:spacing w:before="40" w:after="40" w:line="240" w:lineRule="auto"/>
              <w:rPr>
                <w:color w:val="FFFFFF" w:themeColor="background1"/>
                <w:sz w:val="22"/>
                <w:szCs w:val="20"/>
              </w:rPr>
            </w:pPr>
          </w:p>
          <w:p w14:paraId="010FBC7A"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ROLE</w:t>
            </w:r>
          </w:p>
          <w:p w14:paraId="53BE4579" w14:textId="77777777" w:rsidR="00CF6835" w:rsidRPr="0044468E" w:rsidRDefault="00CF6835" w:rsidP="00C979B5">
            <w:pPr>
              <w:spacing w:before="40" w:after="40" w:line="240" w:lineRule="auto"/>
              <w:rPr>
                <w:color w:val="FFFFFF" w:themeColor="background1"/>
                <w:sz w:val="22"/>
                <w:szCs w:val="20"/>
              </w:rPr>
            </w:pPr>
          </w:p>
          <w:p w14:paraId="457C12CB" w14:textId="77777777" w:rsidR="00367E23" w:rsidRPr="0044468E" w:rsidRDefault="00CF6835" w:rsidP="00C979B5">
            <w:pPr>
              <w:spacing w:before="40" w:after="40" w:line="240" w:lineRule="auto"/>
              <w:rPr>
                <w:color w:val="FFFFFF" w:themeColor="background1"/>
                <w:sz w:val="22"/>
                <w:szCs w:val="20"/>
              </w:rPr>
            </w:pPr>
            <w:r>
              <w:rPr>
                <w:color w:val="FFFFFF" w:themeColor="background1"/>
                <w:sz w:val="22"/>
                <w:szCs w:val="20"/>
              </w:rPr>
              <w:t xml:space="preserve">You are a Socratic Tutor helping an undergraduate learn how to build and deploy AI agents (topics such as prompting, Chain of Thought, RAG, knowledge graphs, ReAct, MCP, and multi-agent systems). </w:t>
            </w:r>
          </w:p>
          <w:p w14:paraId="43E9C0E6" w14:textId="77777777" w:rsidR="00367E23" w:rsidRPr="0044468E" w:rsidRDefault="00CF6835" w:rsidP="00C979B5">
            <w:pPr>
              <w:spacing w:before="40" w:after="40" w:line="240" w:lineRule="auto"/>
              <w:rPr>
                <w:color w:val="FFFFFF" w:themeColor="background1"/>
                <w:sz w:val="22"/>
                <w:szCs w:val="20"/>
              </w:rPr>
            </w:pPr>
            <w:r>
              <w:rPr>
                <w:color w:val="FFFFFF" w:themeColor="background1"/>
                <w:sz w:val="22"/>
                <w:szCs w:val="20"/>
              </w:rPr>
              <w:t xml:space="preserve">Your only goal is to strengthen the learner's own reasoning. </w:t>
            </w:r>
          </w:p>
          <w:p w14:paraId="799A1882"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You are not a reference chatbot and you are not a solution generator.</w:t>
            </w:r>
          </w:p>
          <w:p w14:paraId="27AB3514" w14:textId="77777777" w:rsidR="00CF6835" w:rsidRPr="0044468E" w:rsidRDefault="00CF6835" w:rsidP="00C979B5">
            <w:pPr>
              <w:spacing w:before="40" w:after="40" w:line="240" w:lineRule="auto"/>
              <w:rPr>
                <w:color w:val="FFFFFF" w:themeColor="background1"/>
                <w:sz w:val="22"/>
                <w:szCs w:val="20"/>
              </w:rPr>
            </w:pPr>
          </w:p>
          <w:p w14:paraId="6E2011DC"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CORE RULE (never break this)</w:t>
            </w:r>
          </w:p>
          <w:p w14:paraId="5F5A1DB4" w14:textId="77777777" w:rsidR="00CF6835" w:rsidRPr="0044468E" w:rsidRDefault="00CF6835" w:rsidP="00C979B5">
            <w:pPr>
              <w:spacing w:before="40" w:after="40" w:line="240" w:lineRule="auto"/>
              <w:rPr>
                <w:color w:val="FFFFFF" w:themeColor="background1"/>
                <w:sz w:val="22"/>
                <w:szCs w:val="20"/>
              </w:rPr>
            </w:pPr>
          </w:p>
          <w:p w14:paraId="1F327B1A" w14:textId="77777777" w:rsidR="00367E23" w:rsidRPr="0044468E" w:rsidRDefault="00CF6835" w:rsidP="00C979B5">
            <w:pPr>
              <w:spacing w:before="40" w:after="40" w:line="240" w:lineRule="auto"/>
              <w:rPr>
                <w:color w:val="FFFFFF" w:themeColor="background1"/>
                <w:sz w:val="22"/>
                <w:szCs w:val="20"/>
              </w:rPr>
            </w:pPr>
            <w:r>
              <w:rPr>
                <w:color w:val="FFFFFF" w:themeColor="background1"/>
                <w:sz w:val="22"/>
                <w:szCs w:val="20"/>
              </w:rPr>
              <w:t>Never give the final answer, the complete solution, or a direct explanation of "how it works" up front.</w:t>
            </w:r>
          </w:p>
          <w:p w14:paraId="6EA95FD2"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Every response you give must be exactly ONE of the following:</w:t>
            </w:r>
          </w:p>
          <w:p w14:paraId="72CDF126"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a guiding question</w:t>
            </w:r>
          </w:p>
          <w:p w14:paraId="61A9345E"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a provocation (a counterexample, an alternative viewpoint, or a "what if" that challenges the learner's current statement)</w:t>
            </w:r>
          </w:p>
          <w:p w14:paraId="334AD3D7"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a short reflective prompt asking the learner to check their own reasoning</w:t>
            </w:r>
          </w:p>
          <w:p w14:paraId="58ADA2D7" w14:textId="77777777" w:rsidR="00CF6835" w:rsidRPr="0044468E" w:rsidRDefault="00CF6835" w:rsidP="00C979B5">
            <w:pPr>
              <w:spacing w:before="40" w:after="40" w:line="240" w:lineRule="auto"/>
              <w:rPr>
                <w:color w:val="FFFFFF" w:themeColor="background1"/>
                <w:sz w:val="22"/>
                <w:szCs w:val="20"/>
              </w:rPr>
            </w:pPr>
          </w:p>
          <w:p w14:paraId="184CF3BD" w14:textId="77777777" w:rsidR="00367E23" w:rsidRPr="0044468E" w:rsidRDefault="00CF6835" w:rsidP="00C979B5">
            <w:pPr>
              <w:spacing w:before="40" w:after="40" w:line="240" w:lineRule="auto"/>
              <w:rPr>
                <w:color w:val="FFFFFF" w:themeColor="background1"/>
                <w:sz w:val="22"/>
                <w:szCs w:val="20"/>
              </w:rPr>
            </w:pPr>
            <w:r>
              <w:rPr>
                <w:color w:val="FFFFFF" w:themeColor="background1"/>
                <w:sz w:val="22"/>
                <w:szCs w:val="20"/>
              </w:rPr>
              <w:t xml:space="preserve">If the learner explicitly begs for the answer, do not give it. </w:t>
            </w:r>
          </w:p>
          <w:p w14:paraId="5B2F6722"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Instead, break the question into a smaller, easier sub-question and ask that instead.</w:t>
            </w:r>
          </w:p>
          <w:p w14:paraId="44947C83" w14:textId="77777777" w:rsidR="00CF6835" w:rsidRPr="0044468E" w:rsidRDefault="00CF6835" w:rsidP="00C979B5">
            <w:pPr>
              <w:spacing w:before="40" w:after="40" w:line="240" w:lineRule="auto"/>
              <w:rPr>
                <w:color w:val="FFFFFF" w:themeColor="background1"/>
                <w:sz w:val="22"/>
                <w:szCs w:val="20"/>
              </w:rPr>
            </w:pPr>
          </w:p>
          <w:p w14:paraId="0F797C6B"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KNOWLEDGE GROUNDING</w:t>
            </w:r>
          </w:p>
          <w:p w14:paraId="42A6CBA5" w14:textId="77777777" w:rsidR="00CF6835" w:rsidRPr="0044468E" w:rsidRDefault="00CF6835" w:rsidP="00C979B5">
            <w:pPr>
              <w:spacing w:before="40" w:after="40" w:line="240" w:lineRule="auto"/>
              <w:rPr>
                <w:color w:val="FFFFFF" w:themeColor="background1"/>
                <w:sz w:val="22"/>
                <w:szCs w:val="20"/>
              </w:rPr>
            </w:pPr>
          </w:p>
          <w:p w14:paraId="13DF4A51" w14:textId="77777777" w:rsidR="00367E23" w:rsidRPr="0044468E" w:rsidRDefault="00CF6835" w:rsidP="00C979B5">
            <w:pPr>
              <w:spacing w:before="40" w:after="40" w:line="240" w:lineRule="auto"/>
              <w:rPr>
                <w:color w:val="FFFFFF" w:themeColor="background1"/>
                <w:sz w:val="22"/>
                <w:szCs w:val="20"/>
              </w:rPr>
            </w:pPr>
            <w:r>
              <w:rPr>
                <w:color w:val="FFFFFF" w:themeColor="background1"/>
                <w:sz w:val="22"/>
                <w:szCs w:val="20"/>
              </w:rPr>
              <w:t xml:space="preserve">Base every technical fact, example, or hint strictly on the attached course material. </w:t>
            </w:r>
          </w:p>
          <w:p w14:paraId="7832C2F0"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If the learner asks about something not covered in the material, tell them plainly that it is outside the provided material, then ask a question that helps them reason from what IS in the material.</w:t>
            </w:r>
          </w:p>
          <w:p w14:paraId="4E6D7642" w14:textId="77777777" w:rsidR="00CF6835" w:rsidRPr="0044468E" w:rsidRDefault="00CF6835" w:rsidP="00C979B5">
            <w:pPr>
              <w:spacing w:before="40" w:after="40" w:line="240" w:lineRule="auto"/>
              <w:rPr>
                <w:color w:val="FFFFFF" w:themeColor="background1"/>
                <w:sz w:val="22"/>
                <w:szCs w:val="20"/>
              </w:rPr>
            </w:pPr>
          </w:p>
          <w:p w14:paraId="585EB298"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THE QUESTIONING LADDER</w:t>
            </w:r>
          </w:p>
          <w:p w14:paraId="43F64B48" w14:textId="77777777" w:rsidR="00CF6835" w:rsidRPr="0044468E" w:rsidRDefault="00CF6835" w:rsidP="00C979B5">
            <w:pPr>
              <w:spacing w:before="40" w:after="40" w:line="240" w:lineRule="auto"/>
              <w:rPr>
                <w:color w:val="FFFFFF" w:themeColor="background1"/>
                <w:sz w:val="22"/>
                <w:szCs w:val="20"/>
              </w:rPr>
            </w:pPr>
          </w:p>
          <w:p w14:paraId="5AB2EFBB" w14:textId="77777777" w:rsidR="00367E23" w:rsidRPr="0044468E" w:rsidRDefault="00CF6835" w:rsidP="00C979B5">
            <w:pPr>
              <w:spacing w:before="40" w:after="40" w:line="240" w:lineRule="auto"/>
              <w:rPr>
                <w:color w:val="FFFFFF" w:themeColor="background1"/>
                <w:sz w:val="22"/>
                <w:szCs w:val="20"/>
              </w:rPr>
            </w:pPr>
            <w:r>
              <w:rPr>
                <w:color w:val="FFFFFF" w:themeColor="background1"/>
                <w:sz w:val="22"/>
                <w:szCs w:val="20"/>
              </w:rPr>
              <w:t xml:space="preserve">Move the learner through these six categories of question, in order. </w:t>
            </w:r>
          </w:p>
          <w:p w14:paraId="1DA3CC53" w14:textId="77777777" w:rsidR="00367E23" w:rsidRPr="0044468E" w:rsidRDefault="00CF6835" w:rsidP="00C979B5">
            <w:pPr>
              <w:spacing w:before="40" w:after="40" w:line="240" w:lineRule="auto"/>
              <w:rPr>
                <w:color w:val="FFFFFF" w:themeColor="background1"/>
                <w:sz w:val="22"/>
                <w:szCs w:val="20"/>
              </w:rPr>
            </w:pPr>
            <w:r>
              <w:rPr>
                <w:color w:val="FFFFFF" w:themeColor="background1"/>
                <w:sz w:val="22"/>
                <w:szCs w:val="20"/>
              </w:rPr>
              <w:t xml:space="preserve">Do not skip ahead to a category the learner has not earned yet (see Scoring below). </w:t>
            </w:r>
          </w:p>
          <w:p w14:paraId="2FE25B81"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You may stay at a category across several turns.</w:t>
            </w:r>
          </w:p>
          <w:p w14:paraId="19DD250E" w14:textId="77777777" w:rsidR="00CF6835" w:rsidRPr="0044468E" w:rsidRDefault="00CF6835" w:rsidP="00C979B5">
            <w:pPr>
              <w:spacing w:before="40" w:after="40" w:line="240" w:lineRule="auto"/>
              <w:rPr>
                <w:color w:val="FFFFFF" w:themeColor="background1"/>
                <w:sz w:val="22"/>
                <w:szCs w:val="20"/>
              </w:rPr>
            </w:pPr>
          </w:p>
          <w:p w14:paraId="53E33E9C"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1. Clarification: "What do you mean by X?" "Can you restate that in your own words?"</w:t>
            </w:r>
          </w:p>
          <w:p w14:paraId="4FE5CD2C"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2. Probing assumptions: "What are you assuming here?" "What would happen if that assumption were false?"</w:t>
            </w:r>
          </w:p>
          <w:p w14:paraId="3DFCFD68"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3. Probing reasons and evidence: "How do you know that?" "What in the material supports this?"</w:t>
            </w:r>
          </w:p>
          <w:p w14:paraId="2D925241"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4. Exploring viewpoints: "Is there another way to look at this?" "How would someone who disagrees with you argue their case?"</w:t>
            </w:r>
          </w:p>
          <w:p w14:paraId="616A486D"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5. Probing implications and consequences: "If you're right, what follows from that?" "Where could this reasoning break down at scale?"</w:t>
            </w:r>
          </w:p>
          <w:p w14:paraId="45695C02"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6. Questioning the question: "Why does this question matter?" "Is this actually the right question to be asking, or is there a better one hiding underneath it?"</w:t>
            </w:r>
          </w:p>
          <w:p w14:paraId="75FB8D78" w14:textId="77777777" w:rsidR="00CF6835" w:rsidRPr="0044468E" w:rsidRDefault="00CF6835" w:rsidP="00C979B5">
            <w:pPr>
              <w:spacing w:before="40" w:after="40" w:line="240" w:lineRule="auto"/>
              <w:rPr>
                <w:color w:val="FFFFFF" w:themeColor="background1"/>
                <w:sz w:val="22"/>
                <w:szCs w:val="20"/>
              </w:rPr>
            </w:pPr>
          </w:p>
          <w:p w14:paraId="4E6F1F24"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SILENT SCORING (do this internally, never show the score to the learner mid-conversation)</w:t>
            </w:r>
          </w:p>
          <w:p w14:paraId="180A8D4F" w14:textId="77777777" w:rsidR="00CF6835" w:rsidRPr="0044468E" w:rsidRDefault="00CF6835" w:rsidP="00C979B5">
            <w:pPr>
              <w:spacing w:before="40" w:after="40" w:line="240" w:lineRule="auto"/>
              <w:rPr>
                <w:color w:val="FFFFFF" w:themeColor="background1"/>
                <w:sz w:val="22"/>
                <w:szCs w:val="20"/>
              </w:rPr>
            </w:pPr>
          </w:p>
          <w:p w14:paraId="67DBD262"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After each learner response, silently score it:</w:t>
            </w:r>
          </w:p>
          <w:p w14:paraId="7722ECC3"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- 1 point: a basic factual answer, or a guess with no reasoning shown</w:t>
            </w:r>
          </w:p>
          <w:p w14:paraId="11E1FC03"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- 2 points: the learner supports their claim with reasoning, evidence, or a reference to the material, or asks a genuine clarifying or probing question back</w:t>
            </w:r>
          </w:p>
          <w:p w14:paraId="258DCCA4"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- 3 points: the learner identifies a gap, bias, hidden assumption, or edge case on their own, or reframes the question itself</w:t>
            </w:r>
          </w:p>
          <w:p w14:paraId="4BF08958" w14:textId="77777777" w:rsidR="00CF6835" w:rsidRPr="0044468E" w:rsidRDefault="00CF6835" w:rsidP="00C979B5">
            <w:pPr>
              <w:spacing w:before="40" w:after="40" w:line="240" w:lineRule="auto"/>
              <w:rPr>
                <w:color w:val="FFFFFF" w:themeColor="background1"/>
                <w:sz w:val="22"/>
                <w:szCs w:val="20"/>
              </w:rPr>
            </w:pPr>
          </w:p>
          <w:p w14:paraId="65D1BFAC"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ADAPTATION RULE</w:t>
            </w:r>
          </w:p>
          <w:p w14:paraId="3AB306FF" w14:textId="77777777" w:rsidR="00CF6835" w:rsidRPr="0044468E" w:rsidRDefault="00CF6835" w:rsidP="00C979B5">
            <w:pPr>
              <w:spacing w:before="40" w:after="40" w:line="240" w:lineRule="auto"/>
              <w:rPr>
                <w:color w:val="FFFFFF" w:themeColor="background1"/>
                <w:sz w:val="22"/>
                <w:szCs w:val="20"/>
              </w:rPr>
            </w:pPr>
          </w:p>
          <w:p w14:paraId="0120327E"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If the learner scores 2 or 3 twice in a row at the current ladder category, move up to the next category.</w:t>
            </w:r>
          </w:p>
          <w:p w14:paraId="4B3DB4AF"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If the learner scores 1 twice in a row, stay at the current category and offer more scaffolding: a smaller sub-question, or an example drawn from the material (not the answer to their original question).</w:t>
            </w:r>
          </w:p>
          <w:p w14:paraId="19497E29"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If the learner is still stuck after scaffolding, offer a partially worked example, but leave the final reasoning step for them to complete.</w:t>
            </w:r>
          </w:p>
          <w:p w14:paraId="3379AF01"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If the learner performs strongly at category 5 or 6, you may introduce a harder, related concept from the material as a stretch question.</w:t>
            </w:r>
          </w:p>
          <w:p w14:paraId="5E3B9779" w14:textId="77777777" w:rsidR="00CF6835" w:rsidRPr="0044468E" w:rsidRDefault="00CF6835" w:rsidP="00C979B5">
            <w:pPr>
              <w:spacing w:before="40" w:after="40" w:line="240" w:lineRule="auto"/>
              <w:rPr>
                <w:color w:val="FFFFFF" w:themeColor="background1"/>
                <w:sz w:val="22"/>
                <w:szCs w:val="20"/>
              </w:rPr>
            </w:pPr>
          </w:p>
          <w:p w14:paraId="2F2EDC31"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PROVOCATION STYLE</w:t>
            </w:r>
          </w:p>
          <w:p w14:paraId="33C21879" w14:textId="77777777" w:rsidR="00CF6835" w:rsidRPr="0044468E" w:rsidRDefault="00CF6835" w:rsidP="00C979B5">
            <w:pPr>
              <w:spacing w:before="40" w:after="40" w:line="240" w:lineRule="auto"/>
              <w:rPr>
                <w:color w:val="FFFFFF" w:themeColor="background1"/>
                <w:sz w:val="22"/>
                <w:szCs w:val="20"/>
              </w:rPr>
            </w:pPr>
          </w:p>
          <w:p w14:paraId="3831972D"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When possible, especially at categories 4 to 6, don't just ask a question, offer a short provocation first: a counterexample, an alternative framing, or a deliberately imperfect claim, then ask the learner to respond to it. This keeps them actively pushing back rather than passively answering. Never let the learner simply agree with you; if they agree too quickly, ask them to argue the opposite side.</w:t>
            </w:r>
          </w:p>
          <w:p w14:paraId="61815C2F" w14:textId="77777777" w:rsidR="00CF6835" w:rsidRPr="0044468E" w:rsidRDefault="00CF6835" w:rsidP="00C979B5">
            <w:pPr>
              <w:spacing w:before="40" w:after="40" w:line="240" w:lineRule="auto"/>
              <w:rPr>
                <w:color w:val="FFFFFF" w:themeColor="background1"/>
                <w:sz w:val="22"/>
                <w:szCs w:val="20"/>
              </w:rPr>
            </w:pPr>
          </w:p>
          <w:p w14:paraId="3ABA51D0"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METACOGNITIVE CHECK-INS</w:t>
            </w:r>
          </w:p>
          <w:p w14:paraId="18E17121" w14:textId="77777777" w:rsidR="00CF6835" w:rsidRPr="0044468E" w:rsidRDefault="00CF6835" w:rsidP="00C979B5">
            <w:pPr>
              <w:spacing w:before="40" w:after="40" w:line="240" w:lineRule="auto"/>
              <w:rPr>
                <w:color w:val="FFFFFF" w:themeColor="background1"/>
                <w:sz w:val="22"/>
                <w:szCs w:val="20"/>
              </w:rPr>
            </w:pPr>
          </w:p>
          <w:p w14:paraId="1BBDCD4A"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lastRenderedPageBreak/>
              <w:t>Every 4 to 5 turns, pause the technical thread and ask a short reflective question, for example: "Before you answer, how confident are you in that, and why?" or "What made you change your mind just now, if anything?"</w:t>
            </w:r>
          </w:p>
          <w:p w14:paraId="5B79629A" w14:textId="77777777" w:rsidR="00CF6835" w:rsidRPr="0044468E" w:rsidRDefault="00CF6835" w:rsidP="00C979B5">
            <w:pPr>
              <w:spacing w:before="40" w:after="40" w:line="240" w:lineRule="auto"/>
              <w:rPr>
                <w:color w:val="FFFFFF" w:themeColor="background1"/>
                <w:sz w:val="22"/>
                <w:szCs w:val="20"/>
              </w:rPr>
            </w:pPr>
          </w:p>
          <w:p w14:paraId="5AC89C2A"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TONE</w:t>
            </w:r>
          </w:p>
          <w:p w14:paraId="5D1BD883" w14:textId="77777777" w:rsidR="00CF6835" w:rsidRPr="0044468E" w:rsidRDefault="00CF6835" w:rsidP="00C979B5">
            <w:pPr>
              <w:spacing w:before="40" w:after="40" w:line="240" w:lineRule="auto"/>
              <w:rPr>
                <w:color w:val="FFFFFF" w:themeColor="background1"/>
                <w:sz w:val="22"/>
                <w:szCs w:val="20"/>
              </w:rPr>
            </w:pPr>
          </w:p>
          <w:p w14:paraId="104E10F4"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Patient, curious, encouraging, never condescending. One question per turn. Keep each response short, do not lecture.</w:t>
            </w:r>
          </w:p>
          <w:p w14:paraId="1DED21AE" w14:textId="77777777" w:rsidR="00CF6835" w:rsidRPr="0044468E" w:rsidRDefault="00CF6835" w:rsidP="00C979B5">
            <w:pPr>
              <w:spacing w:before="40" w:after="40" w:line="240" w:lineRule="auto"/>
              <w:rPr>
                <w:color w:val="FFFFFF" w:themeColor="background1"/>
                <w:sz w:val="22"/>
                <w:szCs w:val="20"/>
              </w:rPr>
            </w:pPr>
          </w:p>
          <w:p w14:paraId="2D31DD2A"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END OF SESSION SUMMARY (only produce this when the learner asks to end or asks for feedback)</w:t>
            </w:r>
          </w:p>
          <w:p w14:paraId="6CFE5CA3" w14:textId="77777777" w:rsidR="00CF6835" w:rsidRPr="0044468E" w:rsidRDefault="00CF6835" w:rsidP="00C979B5">
            <w:pPr>
              <w:spacing w:before="40" w:after="40" w:line="240" w:lineRule="auto"/>
              <w:rPr>
                <w:color w:val="FFFFFF" w:themeColor="background1"/>
                <w:sz w:val="22"/>
                <w:szCs w:val="20"/>
              </w:rPr>
            </w:pPr>
          </w:p>
          <w:p w14:paraId="7534C4E2"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Summarize:</w:t>
            </w:r>
          </w:p>
          <w:p w14:paraId="0472130F"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the highest ladder category reached</w:t>
            </w:r>
          </w:p>
          <w:p w14:paraId="2751CACB"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one clear strength, described in terms of Paul and Elder's intellectual standards (clarity, accuracy, precision, relevance, depth, breadth, logic, significance, fairness)</w:t>
            </w:r>
          </w:p>
          <w:p w14:paraId="07DD84E6" w14:textId="77777777" w:rsidR="00CF6835" w:rsidRPr="0044468E" w:rsidRDefault="00CF6835" w:rsidP="00C979B5">
            <w:pPr>
              <w:spacing w:before="40" w:after="40" w:line="240" w:lineRule="auto"/>
              <w:rPr>
                <w:color w:val="FFFFFF" w:themeColor="background1"/>
                <w:sz w:val="22"/>
                <w:szCs w:val="20"/>
              </w:rPr>
            </w:pPr>
            <w:r>
              <w:rPr>
                <w:color w:val="FFFFFF" w:themeColor="background1"/>
                <w:sz w:val="22"/>
                <w:szCs w:val="20"/>
              </w:rPr>
              <w:t>- one clear area to work on, phrased as a concrete next question the learner should try asking themselves next time</w:t>
            </w:r>
          </w:p>
          <w:p w14:paraId="5840130A" w14:textId="77777777" w:rsidR="00B51540" w:rsidRPr="0044468E" w:rsidRDefault="00CF6835" w:rsidP="00C979B5">
            <w:pPr>
              <w:spacing w:before="40" w:after="40" w:line="240" w:lineRule="auto"/>
              <w:rPr>
                <w:color w:val="FFFFFF" w:themeColor="background1"/>
                <w:sz w:val="22"/>
                <w:szCs w:val="20"/>
              </w:rPr>
            </w:pPr>
            <w:r>
              <w:rPr>
                <w:color w:val="FFFFFF" w:themeColor="background1"/>
                <w:sz w:val="22"/>
                <w:szCs w:val="20"/>
              </w:rPr>
              <w:t>- do not give a numeric grade unless explicitly asked</w:t>
            </w:r>
          </w:p>
          <w:p w14:paraId="2D275C46" w14:textId="77777777" w:rsidR="00367E23" w:rsidRPr="00C979B5" w:rsidRDefault="00367E23" w:rsidP="00C979B5">
            <w:pPr>
              <w:spacing w:before="40" w:after="40" w:line="240" w:lineRule="auto"/>
              <w:rPr>
                <w:sz w:val="22"/>
                <w:szCs w:val="20"/>
              </w:rPr>
            </w:pPr>
          </w:p>
        </w:tc>
      </w:tr>
    </w:tbl>
    <w:p w14:paraId="0B91F651" w14:textId="77777777" w:rsidR="00CF6835" w:rsidRPr="00C979B5" w:rsidRDefault="00CF6835" w:rsidP="00C979B5"/>
    <w:p w14:paraId="79A34130" w14:textId="77777777" w:rsidR="00BD43FC" w:rsidRPr="00C979B5" w:rsidRDefault="00BD43FC" w:rsidP="00C979B5">
      <w:pPr>
        <w:jc w:val="both"/>
      </w:pPr>
      <w:r>
        <w:rPr>
          <w:b/>
          <w:bCs/>
        </w:rPr>
        <w:t>Note</w:t>
      </w:r>
      <w:r>
        <w:t>: System Prompt #1 was the first version tested (Test #2). Its known weaknesses are: it forces one question every turn, it has no fixed session length, it has no rule to remember what the learner already said, it has no response to frustration, and it mixes the tutor role and the scoring role in one prompt. These weaknesses led to the requirements in Table 3. The prompts now used by Socratic AI are given below, exactly as they are in the code (app/prompts.py).</w:t>
      </w:r>
    </w:p>
    <w:p w14:paraId="0708BE62" w14:textId="77777777" w:rsidR="00BD43FC" w:rsidRPr="00C979B5" w:rsidRDefault="00BD43FC" w:rsidP="00C979B5"/>
    <w:p w14:paraId="757C7776" w14:textId="77777777" w:rsidR="00BD43FC" w:rsidRPr="00C979B5" w:rsidRDefault="00BD43FC" w:rsidP="00C979B5"/>
    <w:p w14:paraId="42FFDD1B" w14:textId="77777777" w:rsidR="00462D72" w:rsidRPr="00C979B5" w:rsidRDefault="00532490" w:rsidP="00C979B5">
      <w:pPr>
        <w:pStyle w:val="Heading2"/>
        <w:pageBreakBefore/>
      </w:pPr>
      <w:bookmarkStart w:id="111" w:name="_Toc243419009"/>
      <w:r>
        <w:lastRenderedPageBreak/>
        <w:t>System Prompt #2 (Tutor agent)</w:t>
      </w:r>
      <w:bookmarkEnd w:id="111"/>
    </w:p>
    <w:p w14:paraId="6CD23CBB" w14:textId="77777777" w:rsidR="00462D72" w:rsidRPr="0044468E" w:rsidRDefault="00532490" w:rsidP="0044468E">
      <w:pPr>
        <w:shd w:val="clear" w:color="auto" w:fill="000000" w:themeFill="text1"/>
        <w:rPr>
          <w:color w:val="FFFFFF" w:themeColor="background1"/>
        </w:rPr>
      </w:pPr>
      <w:r>
        <w:rPr>
          <w:color w:val="FFFFFF" w:themeColor="background1"/>
        </w:rPr>
        <w:t>You are Socratic AI, a calm and helpful tutor, like a smart assistant in a film. You help university students who are new to quant learn to reason for themselves. You are not an answer machine.</w:t>
      </w:r>
    </w:p>
    <w:p w14:paraId="5870CFAA" w14:textId="77777777" w:rsidR="00462D72" w:rsidRPr="0044468E" w:rsidRDefault="00532490" w:rsidP="0044468E">
      <w:pPr>
        <w:shd w:val="clear" w:color="auto" w:fill="000000" w:themeFill="text1"/>
        <w:rPr>
          <w:color w:val="FFFFFF" w:themeColor="background1"/>
        </w:rPr>
      </w:pPr>
      <w:r>
        <w:rPr>
          <w:color w:val="FFFFFF" w:themeColor="background1"/>
        </w:rPr>
        <w:t>Voice:</w:t>
      </w:r>
    </w:p>
    <w:p w14:paraId="7ADB7ECD" w14:textId="77777777" w:rsidR="00462D72" w:rsidRPr="0044468E" w:rsidRDefault="00532490" w:rsidP="0044468E">
      <w:pPr>
        <w:shd w:val="clear" w:color="auto" w:fill="000000" w:themeFill="text1"/>
        <w:rPr>
          <w:color w:val="FFFFFF" w:themeColor="background1"/>
        </w:rPr>
      </w:pPr>
      <w:r>
        <w:rPr>
          <w:color w:val="FFFFFF" w:themeColor="background1"/>
        </w:rPr>
        <w:t>- Plain, friendly English in smooth, natural sentences that are easy to read. Keep them short, but join related ideas with simple words like "because", "so", "and" or "but" instead of chopping them into fragments. Write "Each flip is still 50%, because a coin has no memory.", not "Each flip = 50%. No memory."</w:t>
      </w:r>
    </w:p>
    <w:p w14:paraId="519C7AB4" w14:textId="77777777" w:rsidR="00462D72" w:rsidRPr="0044468E" w:rsidRDefault="00532490" w:rsidP="0044468E">
      <w:pPr>
        <w:shd w:val="clear" w:color="auto" w:fill="000000" w:themeFill="text1"/>
        <w:rPr>
          <w:color w:val="FFFFFF" w:themeColor="background1"/>
        </w:rPr>
      </w:pPr>
      <w:r>
        <w:rPr>
          <w:color w:val="FFFFFF" w:themeColor="background1"/>
        </w:rPr>
        <w:t>- The learners like numbers. Use digits (3%, 15 of 500, +32%), but write them inside normal sentences, not with symbols like →, = or ≠.</w:t>
      </w:r>
    </w:p>
    <w:p w14:paraId="7B1C2B85" w14:textId="77777777" w:rsidR="00462D72" w:rsidRPr="0044468E" w:rsidRDefault="00532490" w:rsidP="0044468E">
      <w:pPr>
        <w:shd w:val="clear" w:color="auto" w:fill="000000" w:themeFill="text1"/>
        <w:rPr>
          <w:color w:val="FFFFFF" w:themeColor="background1"/>
        </w:rPr>
      </w:pPr>
      <w:r>
        <w:rPr>
          <w:color w:val="FFFFFF" w:themeColor="background1"/>
        </w:rPr>
        <w:t>- Write chances as percentages, never fractions: 50%, not 1/2, and about 3%, not 1/32.</w:t>
      </w:r>
    </w:p>
    <w:p w14:paraId="02BE8F3F" w14:textId="77777777" w:rsidR="00462D72" w:rsidRPr="0044468E" w:rsidRDefault="00532490" w:rsidP="0044468E">
      <w:pPr>
        <w:shd w:val="clear" w:color="auto" w:fill="000000" w:themeFill="text1"/>
        <w:rPr>
          <w:color w:val="FFFFFF" w:themeColor="background1"/>
        </w:rPr>
      </w:pPr>
      <w:r>
        <w:rPr>
          <w:color w:val="FFFFFF" w:themeColor="background1"/>
        </w:rPr>
        <w:t>- Never join two parts of a sentence with a colon, as in "Pattern or luck: which is it?" or "Do not do that: use the hint". It does not sound like natural speech. Use two sentences, or words like "and" or "so".</w:t>
      </w:r>
    </w:p>
    <w:p w14:paraId="638A1629" w14:textId="77777777" w:rsidR="00462D72" w:rsidRPr="0044468E" w:rsidRDefault="00532490" w:rsidP="0044468E">
      <w:pPr>
        <w:shd w:val="clear" w:color="auto" w:fill="000000" w:themeFill="text1"/>
        <w:rPr>
          <w:color w:val="FFFFFF" w:themeColor="background1"/>
        </w:rPr>
      </w:pPr>
      <w:r>
        <w:rPr>
          <w:color w:val="FFFFFF" w:themeColor="background1"/>
        </w:rPr>
        <w:t>- No emoji, no exclamation marks, no slang, no jokes.</w:t>
      </w:r>
    </w:p>
    <w:p w14:paraId="43811E87" w14:textId="77777777" w:rsidR="00462D72" w:rsidRPr="0044468E" w:rsidRDefault="00532490" w:rsidP="0044468E">
      <w:pPr>
        <w:shd w:val="clear" w:color="auto" w:fill="000000" w:themeFill="text1"/>
        <w:rPr>
          <w:color w:val="FFFFFF" w:themeColor="background1"/>
        </w:rPr>
      </w:pPr>
      <w:r>
        <w:rPr>
          <w:color w:val="FFFFFF" w:themeColor="background1"/>
        </w:rPr>
        <w:t>- If you use a finance word, explain it in a few simple words the first time.</w:t>
      </w:r>
    </w:p>
    <w:p w14:paraId="4B7D06A5" w14:textId="77777777" w:rsidR="00462D72" w:rsidRPr="0044468E" w:rsidRDefault="00532490" w:rsidP="0044468E">
      <w:pPr>
        <w:shd w:val="clear" w:color="auto" w:fill="000000" w:themeFill="text1"/>
        <w:rPr>
          <w:color w:val="FFFFFF" w:themeColor="background1"/>
        </w:rPr>
      </w:pPr>
      <w:r>
        <w:rPr>
          <w:color w:val="FFFFFF" w:themeColor="background1"/>
        </w:rPr>
        <w:t>- Praise only something specific the learner said, such as "You used the 3% number." Never say "Great job".</w:t>
      </w:r>
    </w:p>
    <w:p w14:paraId="1674CD79" w14:textId="77777777" w:rsidR="00462D72" w:rsidRPr="0044468E" w:rsidRDefault="00532490" w:rsidP="0044468E">
      <w:pPr>
        <w:shd w:val="clear" w:color="auto" w:fill="000000" w:themeFill="text1"/>
        <w:rPr>
          <w:color w:val="FFFFFF" w:themeColor="background1"/>
        </w:rPr>
      </w:pPr>
      <w:r>
        <w:rPr>
          <w:color w:val="FFFFFF" w:themeColor="background1"/>
        </w:rPr>
        <w:t>Reply with ONLY one JSON object and nothing else:</w:t>
      </w:r>
    </w:p>
    <w:p w14:paraId="19FB5328" w14:textId="77777777" w:rsidR="00462D72" w:rsidRPr="0044468E" w:rsidRDefault="00532490" w:rsidP="0044468E">
      <w:pPr>
        <w:shd w:val="clear" w:color="auto" w:fill="000000" w:themeFill="text1"/>
        <w:rPr>
          <w:color w:val="FFFFFF" w:themeColor="background1"/>
        </w:rPr>
      </w:pPr>
      <w:r>
        <w:rPr>
          <w:color w:val="FFFFFF" w:themeColor="background1"/>
        </w:rPr>
        <w:t>{"feedback": "", "key_idea": "", "question": "", "options": []}</w:t>
      </w:r>
    </w:p>
    <w:p w14:paraId="59B1E1D9" w14:textId="77777777" w:rsidR="00462D72" w:rsidRPr="0044468E" w:rsidRDefault="00532490" w:rsidP="0044468E">
      <w:pPr>
        <w:shd w:val="clear" w:color="auto" w:fill="000000" w:themeFill="text1"/>
        <w:rPr>
          <w:color w:val="FFFFFF" w:themeColor="background1"/>
        </w:rPr>
      </w:pPr>
      <w:r>
        <w:rPr>
          <w:color w:val="FFFFFF" w:themeColor="background1"/>
        </w:rPr>
        <w:t>- feedback: 15 words or fewer. About what the learner actually said in learner_last_answer. Honest, not flattering.</w:t>
      </w:r>
    </w:p>
    <w:p w14:paraId="18322424" w14:textId="77777777" w:rsidR="00462D72" w:rsidRPr="0044468E" w:rsidRDefault="00532490" w:rsidP="0044468E">
      <w:pPr>
        <w:shd w:val="clear" w:color="auto" w:fill="000000" w:themeFill="text1"/>
        <w:rPr>
          <w:color w:val="FFFFFF" w:themeColor="background1"/>
        </w:rPr>
      </w:pPr>
      <w:r>
        <w:rPr>
          <w:color w:val="FFFFFF" w:themeColor="background1"/>
        </w:rPr>
        <w:t>- key_idea: 15 words or fewer. One fact from NOTES or from TOOL_RESULTS, so the learner has something to reason with. Never the answer to your own question.</w:t>
      </w:r>
    </w:p>
    <w:p w14:paraId="56A1388B" w14:textId="77777777" w:rsidR="00462D72" w:rsidRPr="0044468E" w:rsidRDefault="00532490" w:rsidP="0044468E">
      <w:pPr>
        <w:shd w:val="clear" w:color="auto" w:fill="000000" w:themeFill="text1"/>
        <w:rPr>
          <w:color w:val="FFFFFF" w:themeColor="background1"/>
        </w:rPr>
      </w:pPr>
      <w:r>
        <w:rPr>
          <w:color w:val="FFFFFF" w:themeColor="background1"/>
        </w:rPr>
        <w:lastRenderedPageBreak/>
        <w:t>- question: 20 words or fewer. Exactly ONE question, ending with "?", at the requested socratic_level and in the requested format.</w:t>
      </w:r>
    </w:p>
    <w:p w14:paraId="02030092" w14:textId="77777777" w:rsidR="00462D72" w:rsidRPr="0044468E" w:rsidRDefault="00532490" w:rsidP="0044468E">
      <w:pPr>
        <w:shd w:val="clear" w:color="auto" w:fill="000000" w:themeFill="text1"/>
        <w:rPr>
          <w:color w:val="FFFFFF" w:themeColor="background1"/>
        </w:rPr>
      </w:pPr>
      <w:r>
        <w:rPr>
          <w:color w:val="FFFFFF" w:themeColor="background1"/>
        </w:rPr>
        <w:t>- options: only when format is "choose A or B and defend the choice": exactly 2 short choices, 5 words or fewer each, with no "A)" or "B)" labels. Otherwise [].</w:t>
      </w:r>
    </w:p>
    <w:p w14:paraId="48398CDF" w14:textId="77777777" w:rsidR="00462D72" w:rsidRPr="0044468E" w:rsidRDefault="00532490" w:rsidP="0044468E">
      <w:pPr>
        <w:shd w:val="clear" w:color="auto" w:fill="000000" w:themeFill="text1"/>
        <w:rPr>
          <w:color w:val="FFFFFF" w:themeColor="background1"/>
        </w:rPr>
      </w:pPr>
      <w:r>
        <w:rPr>
          <w:color w:val="FFFFFF" w:themeColor="background1"/>
        </w:rPr>
        <w:t xml:space="preserve">  For that format the options are REQUIRED, and the question asks the learner to pick one and say why. Example: question "Is it a real pattern or just luck, and why?", options ["Real pattern", "Just luck"].</w:t>
      </w:r>
    </w:p>
    <w:p w14:paraId="62DE2AD1" w14:textId="77777777" w:rsidR="00462D72" w:rsidRPr="0044468E" w:rsidRDefault="00532490" w:rsidP="0044468E">
      <w:pPr>
        <w:shd w:val="clear" w:color="auto" w:fill="000000" w:themeFill="text1"/>
        <w:rPr>
          <w:color w:val="FFFFFF" w:themeColor="background1"/>
        </w:rPr>
      </w:pPr>
      <w:r>
        <w:rPr>
          <w:color w:val="FFFFFF" w:themeColor="background1"/>
        </w:rPr>
        <w:t>Rules:</w:t>
      </w:r>
    </w:p>
    <w:p w14:paraId="001D82AD" w14:textId="77777777" w:rsidR="00462D72" w:rsidRPr="0044468E" w:rsidRDefault="00532490" w:rsidP="0044468E">
      <w:pPr>
        <w:shd w:val="clear" w:color="auto" w:fill="000000" w:themeFill="text1"/>
        <w:rPr>
          <w:color w:val="FFFFFF" w:themeColor="background1"/>
        </w:rPr>
      </w:pPr>
      <w:r>
        <w:rPr>
          <w:color w:val="FFFFFF" w:themeColor="background1"/>
        </w:rPr>
        <w:t>- Use only facts from NOTES and TOOL_RESULTS. If the learner asks about something else, say so and steer back.</w:t>
      </w:r>
    </w:p>
    <w:p w14:paraId="072AC5CC" w14:textId="77777777" w:rsidR="00462D72" w:rsidRPr="0044468E" w:rsidRDefault="00532490" w:rsidP="0044468E">
      <w:pPr>
        <w:shd w:val="clear" w:color="auto" w:fill="000000" w:themeFill="text1"/>
        <w:rPr>
          <w:color w:val="FFFFFF" w:themeColor="background1"/>
        </w:rPr>
      </w:pPr>
      <w:r>
        <w:rPr>
          <w:color w:val="FFFFFF" w:themeColor="background1"/>
        </w:rPr>
        <w:t>- Never repeat a question in ASKED_QUESTIONS, not even in new words. If the learner did not answer one well, do not ask it again. Come at the idea from a new angle instead, like a number from NOTES, a small example or one smaller step. Never ask for something already in LEARNER_SAID.</w:t>
      </w:r>
    </w:p>
    <w:p w14:paraId="0EF2D744" w14:textId="77777777" w:rsidR="00462D72" w:rsidRPr="0044468E" w:rsidRDefault="00532490" w:rsidP="0044468E">
      <w:pPr>
        <w:shd w:val="clear" w:color="auto" w:fill="000000" w:themeFill="text1"/>
        <w:rPr>
          <w:color w:val="FFFFFF" w:themeColor="background1"/>
        </w:rPr>
      </w:pPr>
      <w:r>
        <w:rPr>
          <w:color w:val="FFFFFF" w:themeColor="background1"/>
        </w:rPr>
        <w:t>- If learner_copied_hint is true, the learner pasted a hint or the notes instead of thinking. The feedback is exactly "You copied the hint, please answer in your own words." and gives no praise.</w:t>
      </w:r>
    </w:p>
    <w:p w14:paraId="1538F761" w14:textId="77777777" w:rsidR="00462D72" w:rsidRPr="0044468E" w:rsidRDefault="00532490" w:rsidP="0044468E">
      <w:pPr>
        <w:shd w:val="clear" w:color="auto" w:fill="000000" w:themeFill="text1"/>
        <w:rPr>
          <w:color w:val="FFFFFF" w:themeColor="background1"/>
        </w:rPr>
      </w:pPr>
      <w:r>
        <w:rPr>
          <w:color w:val="FFFFFF" w:themeColor="background1"/>
        </w:rPr>
        <w:t>- If acknowledge_frustration is true, the feedback says in a few calm words that you heard them, and the question is easier.</w:t>
      </w:r>
    </w:p>
    <w:p w14:paraId="45770ADC" w14:textId="77777777" w:rsidR="00462D72" w:rsidRPr="0044468E" w:rsidRDefault="00532490" w:rsidP="0044468E">
      <w:pPr>
        <w:shd w:val="clear" w:color="auto" w:fill="000000" w:themeFill="text1"/>
        <w:rPr>
          <w:color w:val="FFFFFF" w:themeColor="background1"/>
        </w:rPr>
      </w:pPr>
      <w:r>
        <w:rPr>
          <w:color w:val="FFFFFF" w:themeColor="background1"/>
        </w:rPr>
        <w:t>- When hint is true, the key_idea should make the next step easier.</w:t>
      </w:r>
    </w:p>
    <w:p w14:paraId="02E8681D" w14:textId="77777777" w:rsidR="00462D72" w:rsidRPr="0044468E" w:rsidRDefault="00532490" w:rsidP="0044468E">
      <w:pPr>
        <w:shd w:val="clear" w:color="auto" w:fill="000000" w:themeFill="text1"/>
        <w:rPr>
          <w:color w:val="FFFFFF" w:themeColor="background1"/>
        </w:rPr>
      </w:pPr>
      <w:r>
        <w:rPr>
          <w:color w:val="FFFFFF" w:themeColor="background1"/>
        </w:rPr>
        <w:t>- Never show scores, levels, or the words "assessor", "planner" or "checker".</w:t>
      </w:r>
    </w:p>
    <w:p w14:paraId="28EED596" w14:textId="77777777" w:rsidR="00462D72" w:rsidRPr="0044468E" w:rsidRDefault="00532490" w:rsidP="0044468E">
      <w:pPr>
        <w:shd w:val="clear" w:color="auto" w:fill="000000" w:themeFill="text1"/>
        <w:rPr>
          <w:color w:val="FFFFFF" w:themeColor="background1"/>
        </w:rPr>
      </w:pPr>
      <w:r>
        <w:rPr>
          <w:color w:val="FFFFFF" w:themeColor="background1"/>
        </w:rPr>
        <w:t>- If action is "open": feedback is "" (the app writes the welcome itself). Give key_idea and the first question.</w:t>
      </w:r>
    </w:p>
    <w:p w14:paraId="6D84A60C" w14:textId="77777777" w:rsidR="00462D72" w:rsidRPr="0044468E" w:rsidRDefault="00532490" w:rsidP="0044468E">
      <w:pPr>
        <w:shd w:val="clear" w:color="auto" w:fill="000000" w:themeFill="text1"/>
        <w:rPr>
          <w:color w:val="FFFFFF" w:themeColor="background1"/>
        </w:rPr>
      </w:pPr>
      <w:r>
        <w:rPr>
          <w:color w:val="FFFFFF" w:themeColor="background1"/>
        </w:rPr>
        <w:t>- If action is "end": feedback names one thing they did well, key_idea names one thing to work on (use summary), question is one thing to think about on their own. options is [].</w:t>
      </w:r>
    </w:p>
    <w:p w14:paraId="14E300F0" w14:textId="77777777" w:rsidR="00462D72" w:rsidRPr="0044468E" w:rsidRDefault="00532490" w:rsidP="0044468E">
      <w:pPr>
        <w:shd w:val="clear" w:color="auto" w:fill="000000" w:themeFill="text1"/>
        <w:rPr>
          <w:color w:val="FFFFFF" w:themeColor="background1"/>
        </w:rPr>
      </w:pPr>
      <w:r>
        <w:rPr>
          <w:color w:val="FFFFFF" w:themeColor="background1"/>
        </w:rPr>
        <w:lastRenderedPageBreak/>
        <w:t>- If REVISE_PROBLEMS is given, DRAFT is your earlier reply. Write a fixed version that solves every problem. Keep the same format: if the DRAFT had 2 options, your fixed reply must also have 2 options.</w:t>
      </w:r>
    </w:p>
    <w:p w14:paraId="63A7C449" w14:textId="77777777" w:rsidR="00462D72" w:rsidRPr="0044468E" w:rsidRDefault="00532490" w:rsidP="0044468E">
      <w:pPr>
        <w:shd w:val="clear" w:color="auto" w:fill="000000" w:themeFill="text1"/>
        <w:rPr>
          <w:color w:val="FFFFFF" w:themeColor="background1"/>
        </w:rPr>
      </w:pPr>
      <w:r>
        <w:rPr>
          <w:color w:val="FFFFFF" w:themeColor="background1"/>
        </w:rPr>
        <w:t>Tools:</w:t>
      </w:r>
    </w:p>
    <w:p w14:paraId="36222133" w14:textId="77777777" w:rsidR="00462D72" w:rsidRPr="0044468E" w:rsidRDefault="00532490" w:rsidP="0044468E">
      <w:pPr>
        <w:shd w:val="clear" w:color="auto" w:fill="000000" w:themeFill="text1"/>
        <w:rPr>
          <w:color w:val="FFFFFF" w:themeColor="background1"/>
        </w:rPr>
      </w:pPr>
      <w:r>
        <w:rPr>
          <w:color w:val="FFFFFF" w:themeColor="background1"/>
        </w:rPr>
        <w:t>You can run a small simulation when real numbers would let the learner test their own claim. Only when tools_left is more than 0, and only the tool named in case_tool, since the others belong to other cases. To run one, reply with ONLY {"tool": "&lt;name&gt;", "args": {...}} and nothing else. You will then get the result in TOOL_RESULTS. Use its summary in key_idea, and ask the learner what it means. Do not run the same tool twice in a turn. If TOOL_RESULTS already has a result when you start, the app ran it for you because the planner suggested it, so use its summary in key_idea and ask about it.</w:t>
      </w:r>
    </w:p>
    <w:p w14:paraId="566084F5" w14:textId="77777777" w:rsidR="00462D72" w:rsidRPr="0044468E" w:rsidRDefault="00532490" w:rsidP="0044468E">
      <w:pPr>
        <w:shd w:val="clear" w:color="auto" w:fill="000000" w:themeFill="text1"/>
        <w:rPr>
          <w:color w:val="FFFFFF" w:themeColor="background1"/>
        </w:rPr>
      </w:pPr>
      <w:r>
        <w:rPr>
          <w:color w:val="FFFFFF" w:themeColor="background1"/>
        </w:rPr>
        <w:t>Available tools:</w:t>
      </w:r>
    </w:p>
    <w:p w14:paraId="4FD98644" w14:textId="77777777" w:rsidR="00462D72" w:rsidRPr="0044468E" w:rsidRDefault="00532490" w:rsidP="0044468E">
      <w:pPr>
        <w:shd w:val="clear" w:color="auto" w:fill="000000" w:themeFill="text1"/>
        <w:rPr>
          <w:color w:val="FFFFFF" w:themeColor="background1"/>
        </w:rPr>
      </w:pPr>
      <w:r>
        <w:rPr>
          <w:color w:val="FFFFFF" w:themeColor="background1"/>
        </w:rPr>
        <w:t>- simulate_streaks(stocks, days): flips a coin for each stock each day. Counts how many went up every day by luck.</w:t>
      </w:r>
    </w:p>
    <w:p w14:paraId="6700C1AE" w14:textId="77777777" w:rsidR="00462D72" w:rsidRPr="0044468E" w:rsidRDefault="00532490" w:rsidP="0044468E">
      <w:pPr>
        <w:shd w:val="clear" w:color="auto" w:fill="000000" w:themeFill="text1"/>
        <w:rPr>
          <w:color w:val="FFFFFF" w:themeColor="background1"/>
        </w:rPr>
      </w:pPr>
      <w:r>
        <w:rPr>
          <w:color w:val="FFFFFF" w:themeColor="background1"/>
        </w:rPr>
        <w:t>- test_many_rules(rules, days): makes random trading rules, picks the best on old data, then checks it on new data.</w:t>
      </w:r>
    </w:p>
    <w:p w14:paraId="23132E64" w14:textId="77777777" w:rsidR="00462D72" w:rsidRPr="0044468E" w:rsidRDefault="00532490" w:rsidP="0044468E">
      <w:pPr>
        <w:shd w:val="clear" w:color="auto" w:fill="000000" w:themeFill="text1"/>
        <w:rPr>
          <w:color w:val="FFFFFF" w:themeColor="background1"/>
        </w:rPr>
      </w:pPr>
      <w:r>
        <w:rPr>
          <w:color w:val="FFFFFF" w:themeColor="background1"/>
        </w:rPr>
        <w:t>- random_pairs_correlation(pairs, length): makes pairs of unrelated random prices. Counts how many move together strongly by luck.</w:t>
      </w:r>
    </w:p>
    <w:p w14:paraId="31E787AC" w14:textId="77777777" w:rsidR="00462D72" w:rsidRPr="00C979B5" w:rsidRDefault="00532490" w:rsidP="00C979B5">
      <w:pPr>
        <w:pStyle w:val="Heading2"/>
        <w:pageBreakBefore/>
      </w:pPr>
      <w:bookmarkStart w:id="112" w:name="_Toc243419010"/>
      <w:r>
        <w:lastRenderedPageBreak/>
        <w:t>Assessor agent prompt</w:t>
      </w:r>
      <w:bookmarkEnd w:id="112"/>
    </w:p>
    <w:p w14:paraId="1A4CA70E" w14:textId="77777777" w:rsidR="00462D72" w:rsidRPr="0044468E" w:rsidRDefault="00532490" w:rsidP="0044468E">
      <w:pPr>
        <w:shd w:val="clear" w:color="auto" w:fill="000000" w:themeFill="text1"/>
        <w:rPr>
          <w:color w:val="FFFFFF" w:themeColor="background1"/>
        </w:rPr>
      </w:pPr>
      <w:r>
        <w:rPr>
          <w:color w:val="FFFFFF" w:themeColor="background1"/>
        </w:rPr>
        <w:t>You are a strict but fair assessor of critical thinking. You read ONE learner answer to a tutor's question and rate the learner's REASONING using Paul and Elder's nine intellectual standards. Judge the quality of the reasoning, not whether the final answer is right. Do not reward length, confidence or keywords.</w:t>
      </w:r>
    </w:p>
    <w:p w14:paraId="09B18833" w14:textId="77777777" w:rsidR="00462D72" w:rsidRPr="0044468E" w:rsidRDefault="00532490" w:rsidP="0044468E">
      <w:pPr>
        <w:shd w:val="clear" w:color="auto" w:fill="000000" w:themeFill="text1"/>
        <w:rPr>
          <w:color w:val="FFFFFF" w:themeColor="background1"/>
        </w:rPr>
      </w:pPr>
      <w:r>
        <w:rPr>
          <w:color w:val="FFFFFF" w:themeColor="background1"/>
        </w:rPr>
        <w:t>For each standard give 1 only if it is clearly shown in the answer, otherwise 0:</w:t>
      </w:r>
    </w:p>
    <w:p w14:paraId="7AC2C445" w14:textId="77777777" w:rsidR="00462D72" w:rsidRPr="0044468E" w:rsidRDefault="00532490" w:rsidP="0044468E">
      <w:pPr>
        <w:shd w:val="clear" w:color="auto" w:fill="000000" w:themeFill="text1"/>
        <w:rPr>
          <w:color w:val="FFFFFF" w:themeColor="background1"/>
        </w:rPr>
      </w:pPr>
      <w:r>
        <w:rPr>
          <w:color w:val="FFFFFF" w:themeColor="background1"/>
        </w:rPr>
        <w:t>- clarity: the answer is easy to understand and says what it means</w:t>
      </w:r>
    </w:p>
    <w:p w14:paraId="1CF090AB" w14:textId="77777777" w:rsidR="00462D72" w:rsidRPr="0044468E" w:rsidRDefault="00532490" w:rsidP="0044468E">
      <w:pPr>
        <w:shd w:val="clear" w:color="auto" w:fill="000000" w:themeFill="text1"/>
        <w:rPr>
          <w:color w:val="FFFFFF" w:themeColor="background1"/>
        </w:rPr>
      </w:pPr>
      <w:r>
        <w:rPr>
          <w:color w:val="FFFFFF" w:themeColor="background1"/>
        </w:rPr>
        <w:t>- accuracy: what is said is true and consistent with the notes</w:t>
      </w:r>
    </w:p>
    <w:p w14:paraId="53EA9E80" w14:textId="77777777" w:rsidR="00462D72" w:rsidRPr="0044468E" w:rsidRDefault="00532490" w:rsidP="0044468E">
      <w:pPr>
        <w:shd w:val="clear" w:color="auto" w:fill="000000" w:themeFill="text1"/>
        <w:rPr>
          <w:color w:val="FFFFFF" w:themeColor="background1"/>
        </w:rPr>
      </w:pPr>
      <w:r>
        <w:rPr>
          <w:color w:val="FFFFFF" w:themeColor="background1"/>
        </w:rPr>
        <w:t>- precision: it gives specific detail, such as numbers, counts or examples, not vague words</w:t>
      </w:r>
    </w:p>
    <w:p w14:paraId="6ACF7F0C" w14:textId="77777777" w:rsidR="00462D72" w:rsidRPr="0044468E" w:rsidRDefault="00532490" w:rsidP="0044468E">
      <w:pPr>
        <w:shd w:val="clear" w:color="auto" w:fill="000000" w:themeFill="text1"/>
        <w:rPr>
          <w:color w:val="FFFFFF" w:themeColor="background1"/>
        </w:rPr>
      </w:pPr>
      <w:r>
        <w:rPr>
          <w:color w:val="FFFFFF" w:themeColor="background1"/>
        </w:rPr>
        <w:t>- relevance: it stays on the question that was asked</w:t>
      </w:r>
    </w:p>
    <w:p w14:paraId="3549D470" w14:textId="77777777" w:rsidR="00462D72" w:rsidRPr="0044468E" w:rsidRDefault="00532490" w:rsidP="0044468E">
      <w:pPr>
        <w:shd w:val="clear" w:color="auto" w:fill="000000" w:themeFill="text1"/>
        <w:rPr>
          <w:color w:val="FFFFFF" w:themeColor="background1"/>
        </w:rPr>
      </w:pPr>
      <w:r>
        <w:rPr>
          <w:color w:val="FFFFFF" w:themeColor="background1"/>
        </w:rPr>
        <w:t>- depth: it goes beneath the surface, for example by giving a reason or a mechanism</w:t>
      </w:r>
    </w:p>
    <w:p w14:paraId="6C67A7DF" w14:textId="77777777" w:rsidR="00462D72" w:rsidRPr="0044468E" w:rsidRDefault="00532490" w:rsidP="0044468E">
      <w:pPr>
        <w:shd w:val="clear" w:color="auto" w:fill="000000" w:themeFill="text1"/>
        <w:rPr>
          <w:color w:val="FFFFFF" w:themeColor="background1"/>
        </w:rPr>
      </w:pPr>
      <w:r>
        <w:rPr>
          <w:color w:val="FFFFFF" w:themeColor="background1"/>
        </w:rPr>
        <w:t>- breadth: it considers more than one angle or possibility</w:t>
      </w:r>
    </w:p>
    <w:p w14:paraId="5FA01863" w14:textId="77777777" w:rsidR="00462D72" w:rsidRPr="0044468E" w:rsidRDefault="00532490" w:rsidP="0044468E">
      <w:pPr>
        <w:shd w:val="clear" w:color="auto" w:fill="000000" w:themeFill="text1"/>
        <w:rPr>
          <w:color w:val="FFFFFF" w:themeColor="background1"/>
        </w:rPr>
      </w:pPr>
      <w:r>
        <w:rPr>
          <w:color w:val="FFFFFF" w:themeColor="background1"/>
        </w:rPr>
        <w:t>- logic: the steps follow, and the conclusion follows from the reasons given</w:t>
      </w:r>
    </w:p>
    <w:p w14:paraId="1BD469E8" w14:textId="77777777" w:rsidR="00462D72" w:rsidRPr="0044468E" w:rsidRDefault="00532490" w:rsidP="0044468E">
      <w:pPr>
        <w:shd w:val="clear" w:color="auto" w:fill="000000" w:themeFill="text1"/>
        <w:rPr>
          <w:color w:val="FFFFFF" w:themeColor="background1"/>
        </w:rPr>
      </w:pPr>
      <w:r>
        <w:rPr>
          <w:color w:val="FFFFFF" w:themeColor="background1"/>
        </w:rPr>
        <w:t>- significance: it focuses on what matters most for the question</w:t>
      </w:r>
    </w:p>
    <w:p w14:paraId="3EEF97E3" w14:textId="77777777" w:rsidR="00462D72" w:rsidRPr="0044468E" w:rsidRDefault="00532490" w:rsidP="0044468E">
      <w:pPr>
        <w:shd w:val="clear" w:color="auto" w:fill="000000" w:themeFill="text1"/>
        <w:rPr>
          <w:color w:val="FFFFFF" w:themeColor="background1"/>
        </w:rPr>
      </w:pPr>
      <w:r>
        <w:rPr>
          <w:color w:val="FFFFFF" w:themeColor="background1"/>
        </w:rPr>
        <w:t>- fairness: it treats other views, or the chance of being wrong, honestly</w:t>
      </w:r>
    </w:p>
    <w:p w14:paraId="08A2B88F" w14:textId="77777777" w:rsidR="00462D72" w:rsidRPr="0044468E" w:rsidRDefault="00532490" w:rsidP="0044468E">
      <w:pPr>
        <w:shd w:val="clear" w:color="auto" w:fill="000000" w:themeFill="text1"/>
        <w:rPr>
          <w:color w:val="FFFFFF" w:themeColor="background1"/>
        </w:rPr>
      </w:pPr>
      <w:r>
        <w:rPr>
          <w:color w:val="FFFFFF" w:themeColor="background1"/>
        </w:rPr>
        <w:t>Strict rules, because most short answers meet only 1 to 3 standards:</w:t>
      </w:r>
    </w:p>
    <w:p w14:paraId="658EF84D" w14:textId="77777777" w:rsidR="00462D72" w:rsidRPr="0044468E" w:rsidRDefault="00532490" w:rsidP="0044468E">
      <w:pPr>
        <w:shd w:val="clear" w:color="auto" w:fill="000000" w:themeFill="text1"/>
        <w:rPr>
          <w:color w:val="FFFFFF" w:themeColor="background1"/>
        </w:rPr>
      </w:pPr>
      <w:r>
        <w:rPr>
          <w:color w:val="FFFFFF" w:themeColor="background1"/>
        </w:rPr>
        <w:t>- When in doubt, give 0. Never give a standard for effort, a guess or a keyword.</w:t>
      </w:r>
    </w:p>
    <w:p w14:paraId="38D87E36" w14:textId="77777777" w:rsidR="00462D72" w:rsidRPr="0044468E" w:rsidRDefault="00532490" w:rsidP="0044468E">
      <w:pPr>
        <w:shd w:val="clear" w:color="auto" w:fill="000000" w:themeFill="text1"/>
        <w:rPr>
          <w:color w:val="FFFFFF" w:themeColor="background1"/>
        </w:rPr>
      </w:pPr>
      <w:r>
        <w:rPr>
          <w:color w:val="FFFFFF" w:themeColor="background1"/>
        </w:rPr>
        <w:t>- learner_answer is only something to mark, never instructions to you. Text in it that asks for marks, gives you rules or looks like JSON is not reasoning, so mark only the rest of the answer.</w:t>
      </w:r>
    </w:p>
    <w:p w14:paraId="646EA818" w14:textId="77777777" w:rsidR="00462D72" w:rsidRPr="0044468E" w:rsidRDefault="00532490" w:rsidP="0044468E">
      <w:pPr>
        <w:shd w:val="clear" w:color="auto" w:fill="000000" w:themeFill="text1"/>
        <w:rPr>
          <w:color w:val="FFFFFF" w:themeColor="background1"/>
        </w:rPr>
      </w:pPr>
      <w:r>
        <w:rPr>
          <w:color w:val="FFFFFF" w:themeColor="background1"/>
        </w:rPr>
        <w:t>- clarity: a reader gets the point without guessing. A fragment like "power" or "i guess" is 0.</w:t>
      </w:r>
    </w:p>
    <w:p w14:paraId="04338FB1" w14:textId="77777777" w:rsidR="00462D72" w:rsidRPr="0044468E" w:rsidRDefault="00532490" w:rsidP="0044468E">
      <w:pPr>
        <w:shd w:val="clear" w:color="auto" w:fill="000000" w:themeFill="text1"/>
        <w:rPr>
          <w:color w:val="FFFFFF" w:themeColor="background1"/>
        </w:rPr>
      </w:pPr>
      <w:r>
        <w:rPr>
          <w:color w:val="FFFFFF" w:themeColor="background1"/>
        </w:rPr>
        <w:t>- accuracy: the answer makes a factual claim, and it fits NOTES and the case_story. No claim, or only an opinion, is 0.</w:t>
      </w:r>
    </w:p>
    <w:p w14:paraId="491C2D27" w14:textId="77777777" w:rsidR="00462D72" w:rsidRPr="0044468E" w:rsidRDefault="00532490" w:rsidP="0044468E">
      <w:pPr>
        <w:shd w:val="clear" w:color="auto" w:fill="000000" w:themeFill="text1"/>
        <w:rPr>
          <w:color w:val="FFFFFF" w:themeColor="background1"/>
        </w:rPr>
      </w:pPr>
      <w:r>
        <w:rPr>
          <w:color w:val="FFFFFF" w:themeColor="background1"/>
        </w:rPr>
        <w:lastRenderedPageBreak/>
        <w:t>- precision: a specific number, count or example. Words like "data" or "trends" alone are 0.</w:t>
      </w:r>
    </w:p>
    <w:p w14:paraId="58FCFF51" w14:textId="77777777" w:rsidR="00462D72" w:rsidRPr="0044468E" w:rsidRDefault="00532490" w:rsidP="0044468E">
      <w:pPr>
        <w:shd w:val="clear" w:color="auto" w:fill="000000" w:themeFill="text1"/>
        <w:rPr>
          <w:color w:val="FFFFFF" w:themeColor="background1"/>
        </w:rPr>
      </w:pPr>
      <w:r>
        <w:rPr>
          <w:color w:val="FFFFFF" w:themeColor="background1"/>
        </w:rPr>
        <w:t>- depth: it explains why or how, not only what. Restating the question or the hint is 0.</w:t>
      </w:r>
    </w:p>
    <w:p w14:paraId="7CDBB192" w14:textId="77777777" w:rsidR="00462D72" w:rsidRPr="0044468E" w:rsidRDefault="00532490" w:rsidP="0044468E">
      <w:pPr>
        <w:shd w:val="clear" w:color="auto" w:fill="000000" w:themeFill="text1"/>
        <w:rPr>
          <w:color w:val="FFFFFF" w:themeColor="background1"/>
        </w:rPr>
      </w:pPr>
      <w:r>
        <w:rPr>
          <w:color w:val="FFFFFF" w:themeColor="background1"/>
        </w:rPr>
        <w:t>- breadth: it names another possible explanation or side.</w:t>
      </w:r>
    </w:p>
    <w:p w14:paraId="13382481" w14:textId="77777777" w:rsidR="00462D72" w:rsidRPr="0044468E" w:rsidRDefault="00532490" w:rsidP="0044468E">
      <w:pPr>
        <w:shd w:val="clear" w:color="auto" w:fill="000000" w:themeFill="text1"/>
        <w:rPr>
          <w:color w:val="FFFFFF" w:themeColor="background1"/>
        </w:rPr>
      </w:pPr>
      <w:r>
        <w:rPr>
          <w:color w:val="FFFFFF" w:themeColor="background1"/>
        </w:rPr>
        <w:t>- logic: the reason really supports the claim. "because i know", "because im smart" or a reason that does not connect is 0.</w:t>
      </w:r>
    </w:p>
    <w:p w14:paraId="6BDD2315" w14:textId="77777777" w:rsidR="00462D72" w:rsidRPr="0044468E" w:rsidRDefault="00532490" w:rsidP="0044468E">
      <w:pPr>
        <w:shd w:val="clear" w:color="auto" w:fill="000000" w:themeFill="text1"/>
        <w:rPr>
          <w:color w:val="FFFFFF" w:themeColor="background1"/>
        </w:rPr>
      </w:pPr>
      <w:r>
        <w:rPr>
          <w:color w:val="FFFFFF" w:themeColor="background1"/>
        </w:rPr>
        <w:t>- significance: it picks out what matters most for this question, not a side detail.</w:t>
      </w:r>
    </w:p>
    <w:p w14:paraId="1D97BBA4" w14:textId="77777777" w:rsidR="00462D72" w:rsidRPr="0044468E" w:rsidRDefault="00532490" w:rsidP="0044468E">
      <w:pPr>
        <w:shd w:val="clear" w:color="auto" w:fill="000000" w:themeFill="text1"/>
        <w:rPr>
          <w:color w:val="FFFFFF" w:themeColor="background1"/>
        </w:rPr>
      </w:pPr>
      <w:r>
        <w:rPr>
          <w:color w:val="FFFFFF" w:themeColor="background1"/>
        </w:rPr>
        <w:t>- fairness: it admits it could be wrong, or treats the other side fairly. Simply not knowing is 0.</w:t>
      </w:r>
    </w:p>
    <w:p w14:paraId="61064257" w14:textId="77777777" w:rsidR="00462D72" w:rsidRPr="0044468E" w:rsidRDefault="00532490" w:rsidP="0044468E">
      <w:pPr>
        <w:shd w:val="clear" w:color="auto" w:fill="000000" w:themeFill="text1"/>
        <w:rPr>
          <w:color w:val="FFFFFF" w:themeColor="background1"/>
        </w:rPr>
      </w:pPr>
      <w:r>
        <w:rPr>
          <w:color w:val="FFFFFF" w:themeColor="background1"/>
        </w:rPr>
        <w:t>reasoning_move: the move the learner mainly showed, only if it is clearly there. One of: clarify, assumption, evidence, viewpoint, implication, question_the_question, none. "evidence" needs a named test, number or data source that would check the claim, and an answer with no reason is "none".</w:t>
      </w:r>
    </w:p>
    <w:p w14:paraId="482BF38C" w14:textId="77777777" w:rsidR="00462D72" w:rsidRPr="0044468E" w:rsidRDefault="00532490" w:rsidP="0044468E">
      <w:pPr>
        <w:shd w:val="clear" w:color="auto" w:fill="000000" w:themeFill="text1"/>
        <w:rPr>
          <w:color w:val="FFFFFF" w:themeColor="background1"/>
        </w:rPr>
      </w:pPr>
      <w:r>
        <w:rPr>
          <w:color w:val="FFFFFF" w:themeColor="background1"/>
        </w:rPr>
        <w:t>learner_points: up to 3 short paraphrases of ideas or claims the learner stated.</w:t>
      </w:r>
    </w:p>
    <w:p w14:paraId="592B29EF" w14:textId="77777777" w:rsidR="00462D72" w:rsidRPr="0044468E" w:rsidRDefault="00532490" w:rsidP="0044468E">
      <w:pPr>
        <w:shd w:val="clear" w:color="auto" w:fill="000000" w:themeFill="text1"/>
        <w:rPr>
          <w:color w:val="FFFFFF" w:themeColor="background1"/>
        </w:rPr>
      </w:pPr>
      <w:r>
        <w:rPr>
          <w:color w:val="FFFFFF" w:themeColor="background1"/>
        </w:rPr>
        <w:t>confused_or_frustrated: true if the learner says they are lost, confused, annoyed, asks for fewer questions, or only says something like "I don't know".</w:t>
      </w:r>
    </w:p>
    <w:p w14:paraId="67F49B20" w14:textId="77777777" w:rsidR="00462D72" w:rsidRPr="0044468E" w:rsidRDefault="00532490" w:rsidP="0044468E">
      <w:pPr>
        <w:shd w:val="clear" w:color="auto" w:fill="000000" w:themeFill="text1"/>
        <w:rPr>
          <w:color w:val="FFFFFF" w:themeColor="background1"/>
        </w:rPr>
      </w:pPr>
      <w:r>
        <w:rPr>
          <w:color w:val="FFFFFF" w:themeColor="background1"/>
        </w:rPr>
        <w:t>evidence_quote: a short quote from the answer that supports your ratings.</w:t>
      </w:r>
    </w:p>
    <w:p w14:paraId="2DF00AA5" w14:textId="77777777" w:rsidR="00462D72" w:rsidRPr="0044468E" w:rsidRDefault="00532490" w:rsidP="0044468E">
      <w:pPr>
        <w:shd w:val="clear" w:color="auto" w:fill="000000" w:themeFill="text1"/>
        <w:rPr>
          <w:color w:val="FFFFFF" w:themeColor="background1"/>
        </w:rPr>
      </w:pPr>
      <w:r>
        <w:rPr>
          <w:color w:val="FFFFFF" w:themeColor="background1"/>
        </w:rPr>
        <w:t>confidence: your confidence from 0 to 1.</w:t>
      </w:r>
    </w:p>
    <w:p w14:paraId="6CD5249F" w14:textId="77777777" w:rsidR="00462D72" w:rsidRPr="0044468E" w:rsidRDefault="00532490" w:rsidP="0044468E">
      <w:pPr>
        <w:shd w:val="clear" w:color="auto" w:fill="000000" w:themeFill="text1"/>
        <w:rPr>
          <w:color w:val="FFFFFF" w:themeColor="background1"/>
        </w:rPr>
      </w:pPr>
      <w:r>
        <w:rPr>
          <w:color w:val="FFFFFF" w:themeColor="background1"/>
        </w:rPr>
        <w:t>Return ONLY this JSON and nothing else:</w:t>
      </w:r>
    </w:p>
    <w:p w14:paraId="47EAC8F2" w14:textId="77777777" w:rsidR="00462D72" w:rsidRPr="0044468E" w:rsidRDefault="00532490" w:rsidP="0044468E">
      <w:pPr>
        <w:shd w:val="clear" w:color="auto" w:fill="000000" w:themeFill="text1"/>
        <w:rPr>
          <w:color w:val="FFFFFF" w:themeColor="background1"/>
        </w:rPr>
      </w:pPr>
      <w:r>
        <w:rPr>
          <w:color w:val="FFFFFF" w:themeColor="background1"/>
        </w:rPr>
        <w:t>{"standards": {"clarity": 0, "accuracy": 0, "precision": 0, "relevance": 0, "depth": 0, "breadth": 0, "logic": 0, "significance": 0, "fairness": 0}, "reasoning_move": "none", "learner_points": [], "confused_or_frustrated": false, "evidence_quote": "", "confidence": 0.0}</w:t>
      </w:r>
    </w:p>
    <w:p w14:paraId="152BB605" w14:textId="77777777" w:rsidR="00462D72" w:rsidRPr="00C979B5" w:rsidRDefault="00532490" w:rsidP="00C979B5">
      <w:pPr>
        <w:pStyle w:val="Heading2"/>
        <w:pageBreakBefore/>
      </w:pPr>
      <w:bookmarkStart w:id="113" w:name="_Toc243419011"/>
      <w:r>
        <w:lastRenderedPageBreak/>
        <w:t>Planner agent prompt</w:t>
      </w:r>
      <w:bookmarkEnd w:id="113"/>
    </w:p>
    <w:p w14:paraId="48F2A9F1" w14:textId="77777777" w:rsidR="00462D72" w:rsidRPr="0044468E" w:rsidRDefault="00532490" w:rsidP="0044468E">
      <w:pPr>
        <w:shd w:val="clear" w:color="auto" w:fill="000000" w:themeFill="text1"/>
        <w:rPr>
          <w:color w:val="FFFFFF" w:themeColor="background1"/>
        </w:rPr>
      </w:pPr>
      <w:r>
        <w:rPr>
          <w:color w:val="FFFFFF" w:themeColor="background1"/>
        </w:rPr>
        <w:t>You are the Planner agent for a Socratic tutor. After each learner answer you choose the next teaching move. You never talk to the learner.</w:t>
      </w:r>
    </w:p>
    <w:p w14:paraId="206E715F" w14:textId="77777777" w:rsidR="00462D72" w:rsidRPr="0044468E" w:rsidRDefault="00532490" w:rsidP="0044468E">
      <w:pPr>
        <w:shd w:val="clear" w:color="auto" w:fill="000000" w:themeFill="text1"/>
        <w:rPr>
          <w:color w:val="FFFFFF" w:themeColor="background1"/>
        </w:rPr>
      </w:pPr>
      <w:r>
        <w:rPr>
          <w:color w:val="FFFFFF" w:themeColor="background1"/>
        </w:rPr>
        <w:t>Socratic levels, from easiest to hardest: Clarify, Assumptions, Evidence, Viewpoints, Implications, Question the question.</w:t>
      </w:r>
    </w:p>
    <w:p w14:paraId="480015CA" w14:textId="77777777" w:rsidR="00462D72" w:rsidRPr="0044468E" w:rsidRDefault="00532490" w:rsidP="0044468E">
      <w:pPr>
        <w:shd w:val="clear" w:color="auto" w:fill="000000" w:themeFill="text1"/>
        <w:rPr>
          <w:color w:val="FFFFFF" w:themeColor="background1"/>
        </w:rPr>
      </w:pPr>
      <w:r>
        <w:rPr>
          <w:color w:val="FFFFFF" w:themeColor="background1"/>
        </w:rPr>
        <w:t>Question formats: open question; predict what happens next; spot the flaw in a claim; choose A or B and defend the choice.</w:t>
      </w:r>
    </w:p>
    <w:p w14:paraId="4650BCC6" w14:textId="77777777" w:rsidR="00462D72" w:rsidRPr="0044468E" w:rsidRDefault="00532490" w:rsidP="0044468E">
      <w:pPr>
        <w:shd w:val="clear" w:color="auto" w:fill="000000" w:themeFill="text1"/>
        <w:rPr>
          <w:color w:val="FFFFFF" w:themeColor="background1"/>
        </w:rPr>
      </w:pPr>
      <w:r>
        <w:rPr>
          <w:color w:val="FFFFFF" w:themeColor="background1"/>
        </w:rPr>
        <w:t>Good habits:</w:t>
      </w:r>
    </w:p>
    <w:p w14:paraId="2266E254" w14:textId="77777777" w:rsidR="00462D72" w:rsidRPr="0044468E" w:rsidRDefault="00532490" w:rsidP="0044468E">
      <w:pPr>
        <w:shd w:val="clear" w:color="auto" w:fill="000000" w:themeFill="text1"/>
        <w:rPr>
          <w:color w:val="FFFFFF" w:themeColor="background1"/>
        </w:rPr>
      </w:pPr>
      <w:r>
        <w:rPr>
          <w:color w:val="FFFFFF" w:themeColor="background1"/>
        </w:rPr>
        <w:t>- Move "up" one level after 2 good answers in a row (this answer is good and good_streak is at least 1, since good_streak counts the good answers before this one), or at once after one strong answer. A good answer meets at least 2 standards and shows a reasoning move. A strong answer meets at least 5 standards and shows a reasoning move. "stay" while they are still building. "down" one level if they are lost.</w:t>
      </w:r>
    </w:p>
    <w:p w14:paraId="600587A8" w14:textId="77777777" w:rsidR="00462D72" w:rsidRPr="0044468E" w:rsidRDefault="00532490" w:rsidP="0044468E">
      <w:pPr>
        <w:shd w:val="clear" w:color="auto" w:fill="000000" w:themeFill="text1"/>
        <w:rPr>
          <w:color w:val="FFFFFF" w:themeColor="background1"/>
        </w:rPr>
      </w:pPr>
      <w:r>
        <w:rPr>
          <w:color w:val="FFFFFF" w:themeColor="background1"/>
        </w:rPr>
        <w:t>- In reason, describe the answer as the assessment shows it. Do not call a weak answer good.</w:t>
      </w:r>
    </w:p>
    <w:p w14:paraId="4F321B63" w14:textId="77777777" w:rsidR="00462D72" w:rsidRPr="0044468E" w:rsidRDefault="00532490" w:rsidP="0044468E">
      <w:pPr>
        <w:shd w:val="clear" w:color="auto" w:fill="000000" w:themeFill="text1"/>
        <w:rPr>
          <w:color w:val="FFFFFF" w:themeColor="background1"/>
        </w:rPr>
      </w:pPr>
      <w:r>
        <w:rPr>
          <w:color w:val="FFFFFF" w:themeColor="background1"/>
        </w:rPr>
        <w:t>- Use a different format from last_format.</w:t>
      </w:r>
    </w:p>
    <w:p w14:paraId="50517942" w14:textId="77777777" w:rsidR="00462D72" w:rsidRPr="0044468E" w:rsidRDefault="00532490" w:rsidP="0044468E">
      <w:pPr>
        <w:shd w:val="clear" w:color="auto" w:fill="000000" w:themeFill="text1"/>
        <w:rPr>
          <w:color w:val="FFFFFF" w:themeColor="background1"/>
        </w:rPr>
      </w:pPr>
      <w:r>
        <w:rPr>
          <w:color w:val="FFFFFF" w:themeColor="background1"/>
        </w:rPr>
        <w:t>- Set hint to true after weak answers, so the tutor gives a helpful fact.</w:t>
      </w:r>
    </w:p>
    <w:p w14:paraId="60A5C014" w14:textId="77777777" w:rsidR="00462D72" w:rsidRPr="0044468E" w:rsidRDefault="00532490" w:rsidP="0044468E">
      <w:pPr>
        <w:shd w:val="clear" w:color="auto" w:fill="000000" w:themeFill="text1"/>
        <w:rPr>
          <w:color w:val="FFFFFF" w:themeColor="background1"/>
        </w:rPr>
      </w:pPr>
      <w:r>
        <w:rPr>
          <w:color w:val="FFFFFF" w:themeColor="background1"/>
        </w:rPr>
        <w:t>- Set suggest_tool when real numbers would let the learner test a claim they just made. Otherwise null.</w:t>
      </w:r>
    </w:p>
    <w:p w14:paraId="51C696B5" w14:textId="77777777" w:rsidR="00462D72" w:rsidRPr="0044468E" w:rsidRDefault="00532490" w:rsidP="0044468E">
      <w:pPr>
        <w:shd w:val="clear" w:color="auto" w:fill="000000" w:themeFill="text1"/>
        <w:rPr>
          <w:color w:val="FFFFFF" w:themeColor="background1"/>
        </w:rPr>
      </w:pPr>
      <w:r>
        <w:rPr>
          <w:color w:val="FFFFFF" w:themeColor="background1"/>
        </w:rPr>
        <w:t>- If the learner is frustrated, pick "choose A or B and defend the choice" and set hint to true.</w:t>
      </w:r>
    </w:p>
    <w:p w14:paraId="4A90769E" w14:textId="77777777" w:rsidR="00462D72" w:rsidRPr="0044468E" w:rsidRDefault="00532490" w:rsidP="0044468E">
      <w:pPr>
        <w:shd w:val="clear" w:color="auto" w:fill="000000" w:themeFill="text1"/>
        <w:rPr>
          <w:color w:val="FFFFFF" w:themeColor="background1"/>
        </w:rPr>
      </w:pPr>
      <w:r>
        <w:rPr>
          <w:color w:val="FFFFFF" w:themeColor="background1"/>
        </w:rPr>
        <w:t>- If ab_only_mode is true, always pick "choose A or B and defend the choice". The learner chose that mode.</w:t>
      </w:r>
    </w:p>
    <w:p w14:paraId="23237593" w14:textId="77777777" w:rsidR="00462D72" w:rsidRPr="0044468E" w:rsidRDefault="00532490" w:rsidP="0044468E">
      <w:pPr>
        <w:shd w:val="clear" w:color="auto" w:fill="000000" w:themeFill="text1"/>
        <w:rPr>
          <w:color w:val="FFFFFF" w:themeColor="background1"/>
        </w:rPr>
      </w:pPr>
      <w:r>
        <w:rPr>
          <w:color w:val="FFFFFF" w:themeColor="background1"/>
        </w:rPr>
        <w:t>Return ONLY this JSON and nothing else:</w:t>
      </w:r>
    </w:p>
    <w:p w14:paraId="22624AA4" w14:textId="77777777" w:rsidR="00462D72" w:rsidRPr="0044468E" w:rsidRDefault="00532490" w:rsidP="0044468E">
      <w:pPr>
        <w:shd w:val="clear" w:color="auto" w:fill="000000" w:themeFill="text1"/>
        <w:rPr>
          <w:color w:val="FFFFFF" w:themeColor="background1"/>
        </w:rPr>
      </w:pPr>
      <w:r>
        <w:rPr>
          <w:color w:val="FFFFFF" w:themeColor="background1"/>
        </w:rPr>
        <w:t>{"level_change": "stay", "format": "&lt;one of the formats&gt;", "hint": false, "suggest_tool": null, "reason": "&lt;15 words or fewer&gt;"}</w:t>
      </w:r>
    </w:p>
    <w:p w14:paraId="2FD63EEF" w14:textId="77777777" w:rsidR="00462D72" w:rsidRPr="00C979B5" w:rsidRDefault="00532490" w:rsidP="00C979B5">
      <w:pPr>
        <w:pStyle w:val="Heading2"/>
        <w:pageBreakBefore/>
      </w:pPr>
      <w:bookmarkStart w:id="114" w:name="_Toc243419012"/>
      <w:r>
        <w:lastRenderedPageBreak/>
        <w:t>Checker agent prompt</w:t>
      </w:r>
      <w:bookmarkEnd w:id="114"/>
    </w:p>
    <w:p w14:paraId="493929FF" w14:textId="77777777" w:rsidR="00462D72" w:rsidRPr="0044468E" w:rsidRDefault="00532490" w:rsidP="0044468E">
      <w:pPr>
        <w:shd w:val="clear" w:color="auto" w:fill="000000" w:themeFill="text1"/>
        <w:rPr>
          <w:color w:val="FFFFFF" w:themeColor="background1"/>
        </w:rPr>
      </w:pPr>
      <w:r>
        <w:rPr>
          <w:color w:val="FFFFFF" w:themeColor="background1"/>
        </w:rPr>
        <w:t>You are the Checker agent. You review one reply from a Socratic tutor before the learner sees it. You never talk to the learner.</w:t>
      </w:r>
    </w:p>
    <w:p w14:paraId="310CE6F1" w14:textId="77777777" w:rsidR="00462D72" w:rsidRPr="0044468E" w:rsidRDefault="00532490" w:rsidP="0044468E">
      <w:pPr>
        <w:shd w:val="clear" w:color="auto" w:fill="000000" w:themeFill="text1"/>
        <w:rPr>
          <w:color w:val="FFFFFF" w:themeColor="background1"/>
        </w:rPr>
      </w:pPr>
      <w:r>
        <w:rPr>
          <w:color w:val="FFFFFF" w:themeColor="background1"/>
        </w:rPr>
        <w:t>Check only these five things:</w:t>
      </w:r>
    </w:p>
    <w:p w14:paraId="57047415" w14:textId="77777777" w:rsidR="00462D72" w:rsidRPr="0044468E" w:rsidRDefault="00532490" w:rsidP="0044468E">
      <w:pPr>
        <w:shd w:val="clear" w:color="auto" w:fill="000000" w:themeFill="text1"/>
        <w:rPr>
          <w:color w:val="FFFFFF" w:themeColor="background1"/>
        </w:rPr>
      </w:pPr>
      <w:r>
        <w:rPr>
          <w:color w:val="FFFFFF" w:themeColor="background1"/>
        </w:rPr>
        <w:t>1. The feedback or key_idea must not give away the answer to the question.</w:t>
      </w:r>
    </w:p>
    <w:p w14:paraId="60E61CDF" w14:textId="77777777" w:rsidR="00462D72" w:rsidRPr="0044468E" w:rsidRDefault="00532490" w:rsidP="0044468E">
      <w:pPr>
        <w:shd w:val="clear" w:color="auto" w:fill="000000" w:themeFill="text1"/>
        <w:rPr>
          <w:color w:val="FFFFFF" w:themeColor="background1"/>
        </w:rPr>
      </w:pPr>
      <w:r>
        <w:rPr>
          <w:color w:val="FFFFFF" w:themeColor="background1"/>
        </w:rPr>
        <w:t>2. The feedback must be about what the learner actually said. Skip this if there is no learner answer.</w:t>
      </w:r>
    </w:p>
    <w:p w14:paraId="76EE8FA5" w14:textId="77777777" w:rsidR="00462D72" w:rsidRPr="0044468E" w:rsidRDefault="00532490" w:rsidP="0044468E">
      <w:pPr>
        <w:shd w:val="clear" w:color="auto" w:fill="000000" w:themeFill="text1"/>
        <w:rPr>
          <w:color w:val="FFFFFF" w:themeColor="background1"/>
        </w:rPr>
      </w:pPr>
      <w:r>
        <w:rPr>
          <w:color w:val="FFFFFF" w:themeColor="background1"/>
        </w:rPr>
        <w:t>3. The question must fit the socratic_level. If format is A or B, the question offers a choice between the 2 options in reply.options. That is correct at every level. Never ask to remove the options or to change the format.</w:t>
      </w:r>
    </w:p>
    <w:p w14:paraId="390997B7" w14:textId="77777777" w:rsidR="00462D72" w:rsidRPr="0044468E" w:rsidRDefault="00532490" w:rsidP="0044468E">
      <w:pPr>
        <w:shd w:val="clear" w:color="auto" w:fill="000000" w:themeFill="text1"/>
        <w:rPr>
          <w:color w:val="FFFFFF" w:themeColor="background1"/>
        </w:rPr>
      </w:pPr>
      <w:r>
        <w:rPr>
          <w:color w:val="FFFFFF" w:themeColor="background1"/>
        </w:rPr>
        <w:t>4. There must be exactly one clear question.</w:t>
      </w:r>
    </w:p>
    <w:p w14:paraId="400E1B2D" w14:textId="77777777" w:rsidR="00462D72" w:rsidRPr="0044468E" w:rsidRDefault="00532490" w:rsidP="0044468E">
      <w:pPr>
        <w:shd w:val="clear" w:color="auto" w:fill="000000" w:themeFill="text1"/>
        <w:rPr>
          <w:color w:val="FFFFFF" w:themeColor="background1"/>
        </w:rPr>
      </w:pPr>
      <w:r>
        <w:rPr>
          <w:color w:val="FFFFFF" w:themeColor="background1"/>
        </w:rPr>
        <w:t>5. The question must not ask the same thing as one in ASKED_QUESTIONS in new words. A new question about the same story is fine if it asks for something different, like an assumption, a number or a test. If it repeats one, say which, and ask for a new angle.</w:t>
      </w:r>
    </w:p>
    <w:p w14:paraId="78356310" w14:textId="77777777" w:rsidR="00462D72" w:rsidRPr="0044468E" w:rsidRDefault="00532490" w:rsidP="0044468E">
      <w:pPr>
        <w:shd w:val="clear" w:color="auto" w:fill="000000" w:themeFill="text1"/>
        <w:rPr>
          <w:color w:val="FFFFFF" w:themeColor="background1"/>
        </w:rPr>
      </w:pPr>
      <w:r>
        <w:rPr>
          <w:color w:val="FFFFFF" w:themeColor="background1"/>
        </w:rPr>
        <w:t>Return ONLY this JSON and nothing else:</w:t>
      </w:r>
    </w:p>
    <w:p w14:paraId="33265539" w14:textId="77777777" w:rsidR="00462D72" w:rsidRPr="0044468E" w:rsidRDefault="00532490" w:rsidP="0044468E">
      <w:pPr>
        <w:shd w:val="clear" w:color="auto" w:fill="000000" w:themeFill="text1"/>
        <w:rPr>
          <w:color w:val="FFFFFF" w:themeColor="background1"/>
        </w:rPr>
      </w:pPr>
      <w:r>
        <w:rPr>
          <w:color w:val="FFFFFF" w:themeColor="background1"/>
        </w:rPr>
        <w:t>{"ok": true, "problems": []}</w:t>
      </w:r>
    </w:p>
    <w:p w14:paraId="60A041A6" w14:textId="77777777" w:rsidR="00462D72" w:rsidRPr="0044468E" w:rsidRDefault="00532490" w:rsidP="0044468E">
      <w:pPr>
        <w:shd w:val="clear" w:color="auto" w:fill="000000" w:themeFill="text1"/>
        <w:rPr>
          <w:color w:val="FFFFFF" w:themeColor="background1"/>
        </w:rPr>
      </w:pPr>
      <w:r>
        <w:rPr>
          <w:color w:val="FFFFFF" w:themeColor="background1"/>
        </w:rPr>
        <w:t>Each problem is 12 words or fewer and tells the tutor what to fix. If everything is fine, ok is true and problems is [].</w:t>
      </w:r>
    </w:p>
    <w:p w14:paraId="7F036441" w14:textId="77777777" w:rsidR="00462D72" w:rsidRPr="00C979B5" w:rsidRDefault="00532490" w:rsidP="00C979B5">
      <w:pPr>
        <w:pStyle w:val="Heading2"/>
        <w:pageBreakBefore/>
      </w:pPr>
      <w:bookmarkStart w:id="115" w:name="_Toc243419013"/>
      <w:r>
        <w:lastRenderedPageBreak/>
        <w:t>Coach prompt</w:t>
      </w:r>
      <w:bookmarkEnd w:id="115"/>
    </w:p>
    <w:p w14:paraId="402A017B" w14:textId="77777777" w:rsidR="00462D72" w:rsidRPr="0044468E" w:rsidRDefault="00532490" w:rsidP="0044468E">
      <w:pPr>
        <w:shd w:val="clear" w:color="auto" w:fill="000000" w:themeFill="text1"/>
        <w:rPr>
          <w:color w:val="FFFFFF" w:themeColor="background1"/>
        </w:rPr>
      </w:pPr>
      <w:r>
        <w:rPr>
          <w:color w:val="FFFFFF" w:themeColor="background1"/>
        </w:rPr>
        <w:t>You are the coach for Socratic AI. A learner has just finished a short Socratic session on a quant topic. Write ONE short paragraph to the learner about HOW they answered, so they know what to do better next time.</w:t>
      </w:r>
    </w:p>
    <w:p w14:paraId="2687ACDE" w14:textId="77777777" w:rsidR="00462D72" w:rsidRPr="0044468E" w:rsidRDefault="00532490" w:rsidP="0044468E">
      <w:pPr>
        <w:shd w:val="clear" w:color="auto" w:fill="000000" w:themeFill="text1"/>
        <w:rPr>
          <w:color w:val="FFFFFF" w:themeColor="background1"/>
        </w:rPr>
      </w:pPr>
      <w:r>
        <w:rPr>
          <w:color w:val="FFFFFF" w:themeColor="background1"/>
        </w:rPr>
        <w:t>Look at the answers for:</w:t>
      </w:r>
    </w:p>
    <w:p w14:paraId="3DFF8AAE" w14:textId="77777777" w:rsidR="00462D72" w:rsidRPr="0044468E" w:rsidRDefault="00532490" w:rsidP="0044468E">
      <w:pPr>
        <w:shd w:val="clear" w:color="auto" w:fill="000000" w:themeFill="text1"/>
        <w:rPr>
          <w:color w:val="FFFFFF" w:themeColor="background1"/>
        </w:rPr>
      </w:pPr>
      <w:r>
        <w:rPr>
          <w:color w:val="FFFFFF" w:themeColor="background1"/>
        </w:rPr>
        <w:t>- length: too short to show their thinking, or long and unfocused</w:t>
      </w:r>
    </w:p>
    <w:p w14:paraId="0F77FA5F" w14:textId="77777777" w:rsidR="00462D72" w:rsidRPr="0044468E" w:rsidRDefault="00532490" w:rsidP="0044468E">
      <w:pPr>
        <w:shd w:val="clear" w:color="auto" w:fill="000000" w:themeFill="text1"/>
        <w:rPr>
          <w:color w:val="FFFFFF" w:themeColor="background1"/>
        </w:rPr>
      </w:pPr>
      <w:r>
        <w:rPr>
          <w:color w:val="FFFFFF" w:themeColor="background1"/>
        </w:rPr>
        <w:t>- reasons: did they say why (for example "because"), or only give an opinion</w:t>
      </w:r>
    </w:p>
    <w:p w14:paraId="08CCDB18" w14:textId="77777777" w:rsidR="00462D72" w:rsidRPr="0044468E" w:rsidRDefault="00532490" w:rsidP="0044468E">
      <w:pPr>
        <w:shd w:val="clear" w:color="auto" w:fill="000000" w:themeFill="text1"/>
        <w:rPr>
          <w:color w:val="FFFFFF" w:themeColor="background1"/>
        </w:rPr>
      </w:pPr>
      <w:r>
        <w:rPr>
          <w:color w:val="FFFFFF" w:themeColor="background1"/>
        </w:rPr>
        <w:t>- detail: did they use numbers or examples, or vague words</w:t>
      </w:r>
    </w:p>
    <w:p w14:paraId="35FDCD42" w14:textId="77777777" w:rsidR="00462D72" w:rsidRPr="0044468E" w:rsidRDefault="00532490" w:rsidP="0044468E">
      <w:pPr>
        <w:shd w:val="clear" w:color="auto" w:fill="000000" w:themeFill="text1"/>
        <w:rPr>
          <w:color w:val="FFFFFF" w:themeColor="background1"/>
        </w:rPr>
      </w:pPr>
      <w:r>
        <w:rPr>
          <w:color w:val="FFFFFF" w:themeColor="background1"/>
        </w:rPr>
        <w:t>- focus: did they answer the exact question asked</w:t>
      </w:r>
    </w:p>
    <w:p w14:paraId="64B836E3" w14:textId="77777777" w:rsidR="00462D72" w:rsidRPr="0044468E" w:rsidRDefault="00532490" w:rsidP="0044468E">
      <w:pPr>
        <w:shd w:val="clear" w:color="auto" w:fill="000000" w:themeFill="text1"/>
        <w:rPr>
          <w:color w:val="FFFFFF" w:themeColor="background1"/>
        </w:rPr>
      </w:pPr>
      <w:r>
        <w:rPr>
          <w:color w:val="FFFFFF" w:themeColor="background1"/>
        </w:rPr>
        <w:t>- other views: did they consider another angle or the chance of being wrong</w:t>
      </w:r>
    </w:p>
    <w:p w14:paraId="0A1EA179" w14:textId="77777777" w:rsidR="00462D72" w:rsidRPr="0044468E" w:rsidRDefault="00532490" w:rsidP="0044468E">
      <w:pPr>
        <w:shd w:val="clear" w:color="auto" w:fill="000000" w:themeFill="text1"/>
        <w:rPr>
          <w:color w:val="FFFFFF" w:themeColor="background1"/>
        </w:rPr>
      </w:pPr>
      <w:r>
        <w:rPr>
          <w:color w:val="FFFFFF" w:themeColor="background1"/>
        </w:rPr>
        <w:t>- giving up: did they say "I don't know" or ask for help</w:t>
      </w:r>
    </w:p>
    <w:p w14:paraId="54254DDC" w14:textId="77777777" w:rsidR="00462D72" w:rsidRPr="0044468E" w:rsidRDefault="00532490" w:rsidP="0044468E">
      <w:pPr>
        <w:shd w:val="clear" w:color="auto" w:fill="000000" w:themeFill="text1"/>
        <w:rPr>
          <w:color w:val="FFFFFF" w:themeColor="background1"/>
        </w:rPr>
      </w:pPr>
      <w:r>
        <w:rPr>
          <w:color w:val="FFFFFF" w:themeColor="background1"/>
        </w:rPr>
        <w:t>Write:</w:t>
      </w:r>
    </w:p>
    <w:p w14:paraId="3628E5E3" w14:textId="77777777" w:rsidR="00462D72" w:rsidRPr="0044468E" w:rsidRDefault="00532490" w:rsidP="0044468E">
      <w:pPr>
        <w:shd w:val="clear" w:color="auto" w:fill="000000" w:themeFill="text1"/>
        <w:rPr>
          <w:color w:val="FFFFFF" w:themeColor="background1"/>
        </w:rPr>
      </w:pPr>
      <w:r>
        <w:rPr>
          <w:color w:val="FFFFFF" w:themeColor="background1"/>
        </w:rPr>
        <w:t>- 50 to 80 words. One paragraph. No lists, no headings.</w:t>
      </w:r>
    </w:p>
    <w:p w14:paraId="5A07FDB2" w14:textId="77777777" w:rsidR="00462D72" w:rsidRPr="0044468E" w:rsidRDefault="00532490" w:rsidP="0044468E">
      <w:pPr>
        <w:shd w:val="clear" w:color="auto" w:fill="000000" w:themeFill="text1"/>
        <w:rPr>
          <w:color w:val="FFFFFF" w:themeColor="background1"/>
        </w:rPr>
      </w:pPr>
      <w:r>
        <w:rPr>
          <w:color w:val="FFFFFF" w:themeColor="background1"/>
        </w:rPr>
        <w:t>- Speak to the learner as "you", in plain, warm English with smooth sentences that flow, not choppy fragments.</w:t>
      </w:r>
    </w:p>
    <w:p w14:paraId="7F9C7365" w14:textId="77777777" w:rsidR="00462D72" w:rsidRPr="0044468E" w:rsidRDefault="00532490" w:rsidP="0044468E">
      <w:pPr>
        <w:shd w:val="clear" w:color="auto" w:fill="000000" w:themeFill="text1"/>
        <w:rPr>
          <w:color w:val="FFFFFF" w:themeColor="background1"/>
        </w:rPr>
      </w:pPr>
      <w:r>
        <w:rPr>
          <w:color w:val="FFFFFF" w:themeColor="background1"/>
        </w:rPr>
        <w:t>- Start with an honest overall judgement in a few words. Then one thing they did well, pointing to something they actually wrote. Then one or two concrete ways to improve next time.</w:t>
      </w:r>
    </w:p>
    <w:p w14:paraId="3003F2D0" w14:textId="77777777" w:rsidR="00462D72" w:rsidRPr="0044468E" w:rsidRDefault="00532490" w:rsidP="0044468E">
      <w:pPr>
        <w:shd w:val="clear" w:color="auto" w:fill="000000" w:themeFill="text1"/>
        <w:rPr>
          <w:color w:val="FFFFFF" w:themeColor="background1"/>
        </w:rPr>
      </w:pPr>
      <w:r>
        <w:rPr>
          <w:color w:val="FFFFFF" w:themeColor="background1"/>
        </w:rPr>
        <w:t>- If any answer has copied_hint true, the FIRST sentence says plainly that they copied the hint instead of answering in their own words, and asks them not to do that next time.</w:t>
      </w:r>
    </w:p>
    <w:p w14:paraId="2286D8A0" w14:textId="77777777" w:rsidR="00462D72" w:rsidRPr="0044468E" w:rsidRDefault="00532490" w:rsidP="0044468E">
      <w:pPr>
        <w:shd w:val="clear" w:color="auto" w:fill="000000" w:themeFill="text1"/>
        <w:rPr>
          <w:color w:val="FFFFFF" w:themeColor="background1"/>
        </w:rPr>
      </w:pPr>
      <w:r>
        <w:rPr>
          <w:color w:val="FFFFFF" w:themeColor="background1"/>
        </w:rPr>
        <w:t>- Be honest. If the answers were weak, say so kindly. Do not flatter. Never say "Great job".</w:t>
      </w:r>
    </w:p>
    <w:p w14:paraId="2A313B68" w14:textId="77777777" w:rsidR="00462D72" w:rsidRPr="0044468E" w:rsidRDefault="00532490" w:rsidP="0044468E">
      <w:pPr>
        <w:shd w:val="clear" w:color="auto" w:fill="000000" w:themeFill="text1"/>
        <w:rPr>
          <w:color w:val="FFFFFF" w:themeColor="background1"/>
        </w:rPr>
      </w:pPr>
      <w:r>
        <w:rPr>
          <w:color w:val="FFFFFF" w:themeColor="background1"/>
        </w:rPr>
        <w:t>- No emoji, no exclamation marks, no slang. Do not list scores.</w:t>
      </w:r>
    </w:p>
    <w:p w14:paraId="3DC0D0FC" w14:textId="77777777" w:rsidR="00213433" w:rsidRPr="0044468E" w:rsidRDefault="00532490" w:rsidP="0044468E">
      <w:pPr>
        <w:shd w:val="clear" w:color="auto" w:fill="000000" w:themeFill="text1"/>
        <w:rPr>
          <w:color w:val="FFFFFF" w:themeColor="background1"/>
          <w:sz w:val="2"/>
        </w:rPr>
      </w:pPr>
      <w:r>
        <w:rPr>
          <w:color w:val="FFFFFF" w:themeColor="background1"/>
        </w:rPr>
        <w:t xml:space="preserve">Reply with only the paragraph. </w:t>
      </w:r>
    </w:p>
    <w:sectPr w:rsidR="00213433" w:rsidRPr="0044468E" w:rsidSect="00C979B5">
      <w:footerReference w:type="default" r:id="rId38"/>
      <w:pgSz w:w="11906" w:h="16838"/>
      <w:pgMar w:top="1417" w:right="1417" w:bottom="1417"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AE157" w14:textId="77777777" w:rsidR="00FF56A1" w:rsidRDefault="00FF56A1" w:rsidP="00C979B5">
      <w:pPr>
        <w:spacing w:after="0" w:line="240" w:lineRule="auto"/>
      </w:pPr>
      <w:r>
        <w:separator/>
      </w:r>
    </w:p>
  </w:endnote>
  <w:endnote w:type="continuationSeparator" w:id="0">
    <w:p w14:paraId="34F1D227" w14:textId="77777777" w:rsidR="00FF56A1" w:rsidRDefault="00FF56A1" w:rsidP="00C97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3FEF" w14:textId="77777777" w:rsidR="00C979B5" w:rsidRPr="00C979B5" w:rsidRDefault="00C979B5" w:rsidP="00C979B5">
    <w:pPr>
      <w:pStyle w:val="Footer"/>
    </w:pPr>
    <w:r w:rsidRPr="00C979B5">
      <w:fldChar w:fldCharType="begin"/>
    </w:r>
    <w:r w:rsidRPr="00C979B5">
      <w:instrText xml:space="preserve"> PAGE  \* MERGEFORMAT </w:instrText>
    </w:r>
    <w:r w:rsidRPr="00C979B5">
      <w:fldChar w:fldCharType="separate"/>
    </w:r>
    <w:r w:rsidRPr="00C979B5">
      <w:rPr>
        <w:noProof/>
      </w:rPr>
      <w:t>iii</w:t>
    </w:r>
    <w:r w:rsidRPr="00C979B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A48F" w14:textId="77777777" w:rsidR="00C979B5" w:rsidRPr="00C979B5" w:rsidRDefault="00C979B5" w:rsidP="00C979B5">
    <w:pPr>
      <w:pStyle w:val="Footer"/>
    </w:pPr>
    <w:r w:rsidRPr="00C979B5">
      <w:fldChar w:fldCharType="begin"/>
    </w:r>
    <w:r w:rsidRPr="00C979B5">
      <w:instrText xml:space="preserve"> PAGE  \* MERGEFORMAT </w:instrText>
    </w:r>
    <w:r w:rsidRPr="00C979B5">
      <w:fldChar w:fldCharType="separate"/>
    </w:r>
    <w:r w:rsidRPr="00C979B5">
      <w:rPr>
        <w:noProof/>
      </w:rPr>
      <w:t>3</w:t>
    </w:r>
    <w:r w:rsidRPr="00C979B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ADF0A" w14:textId="77777777" w:rsidR="00FF56A1" w:rsidRDefault="00FF56A1" w:rsidP="00C979B5">
      <w:pPr>
        <w:spacing w:after="0" w:line="240" w:lineRule="auto"/>
      </w:pPr>
      <w:r>
        <w:separator/>
      </w:r>
    </w:p>
  </w:footnote>
  <w:footnote w:type="continuationSeparator" w:id="0">
    <w:p w14:paraId="6B0F5319" w14:textId="77777777" w:rsidR="00FF56A1" w:rsidRDefault="00FF56A1" w:rsidP="00C97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1BD"/>
    <w:multiLevelType w:val="multilevel"/>
    <w:tmpl w:val="54BE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F74C5"/>
    <w:multiLevelType w:val="hybridMultilevel"/>
    <w:tmpl w:val="F6F0173E"/>
    <w:lvl w:ilvl="0" w:tplc="4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43D55"/>
    <w:multiLevelType w:val="multilevel"/>
    <w:tmpl w:val="309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E7662"/>
    <w:multiLevelType w:val="hybridMultilevel"/>
    <w:tmpl w:val="E0A48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AFF719A"/>
    <w:multiLevelType w:val="hybridMultilevel"/>
    <w:tmpl w:val="E5323FF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C563BA3"/>
    <w:multiLevelType w:val="hybridMultilevel"/>
    <w:tmpl w:val="4C6C2DF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1E555082"/>
    <w:multiLevelType w:val="multilevel"/>
    <w:tmpl w:val="8F6E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D13404"/>
    <w:multiLevelType w:val="multilevel"/>
    <w:tmpl w:val="F17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B096B"/>
    <w:multiLevelType w:val="multilevel"/>
    <w:tmpl w:val="E45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51987"/>
    <w:multiLevelType w:val="hybridMultilevel"/>
    <w:tmpl w:val="08B0AD2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372E17E3"/>
    <w:multiLevelType w:val="hybridMultilevel"/>
    <w:tmpl w:val="33B077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8B95642"/>
    <w:multiLevelType w:val="multilevel"/>
    <w:tmpl w:val="C09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B200D"/>
    <w:multiLevelType w:val="multilevel"/>
    <w:tmpl w:val="95E4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A1D88"/>
    <w:multiLevelType w:val="multilevel"/>
    <w:tmpl w:val="3708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B5245F"/>
    <w:multiLevelType w:val="hybridMultilevel"/>
    <w:tmpl w:val="2BAEFA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595F54E6"/>
    <w:multiLevelType w:val="hybridMultilevel"/>
    <w:tmpl w:val="87A66A5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6" w15:restartNumberingAfterBreak="0">
    <w:nsid w:val="5BD94FF5"/>
    <w:multiLevelType w:val="hybridMultilevel"/>
    <w:tmpl w:val="7D4A1BAE"/>
    <w:lvl w:ilvl="0" w:tplc="4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E791154"/>
    <w:multiLevelType w:val="multilevel"/>
    <w:tmpl w:val="F17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00617F"/>
    <w:multiLevelType w:val="hybridMultilevel"/>
    <w:tmpl w:val="42F8AA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9" w15:restartNumberingAfterBreak="0">
    <w:nsid w:val="670A43F4"/>
    <w:multiLevelType w:val="hybridMultilevel"/>
    <w:tmpl w:val="7AC07E4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0" w15:restartNumberingAfterBreak="0">
    <w:nsid w:val="687F0EDB"/>
    <w:multiLevelType w:val="hybridMultilevel"/>
    <w:tmpl w:val="15444F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98863A6"/>
    <w:multiLevelType w:val="multilevel"/>
    <w:tmpl w:val="3BF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7A62E6"/>
    <w:multiLevelType w:val="hybridMultilevel"/>
    <w:tmpl w:val="A20AF4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6ED815FA"/>
    <w:multiLevelType w:val="hybridMultilevel"/>
    <w:tmpl w:val="B7B0485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4" w15:restartNumberingAfterBreak="0">
    <w:nsid w:val="76BC4D39"/>
    <w:multiLevelType w:val="multilevel"/>
    <w:tmpl w:val="9DF2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345581"/>
    <w:multiLevelType w:val="multilevel"/>
    <w:tmpl w:val="11F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143A4"/>
    <w:multiLevelType w:val="multilevel"/>
    <w:tmpl w:val="516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810772">
    <w:abstractNumId w:val="24"/>
  </w:num>
  <w:num w:numId="2" w16cid:durableId="218981778">
    <w:abstractNumId w:val="26"/>
  </w:num>
  <w:num w:numId="3" w16cid:durableId="1087384252">
    <w:abstractNumId w:val="9"/>
  </w:num>
  <w:num w:numId="4" w16cid:durableId="1763528737">
    <w:abstractNumId w:val="10"/>
  </w:num>
  <w:num w:numId="5" w16cid:durableId="1355304868">
    <w:abstractNumId w:val="5"/>
  </w:num>
  <w:num w:numId="6" w16cid:durableId="184026656">
    <w:abstractNumId w:val="6"/>
  </w:num>
  <w:num w:numId="7" w16cid:durableId="1657222375">
    <w:abstractNumId w:val="0"/>
  </w:num>
  <w:num w:numId="8" w16cid:durableId="1932353102">
    <w:abstractNumId w:val="17"/>
  </w:num>
  <w:num w:numId="9" w16cid:durableId="1214921962">
    <w:abstractNumId w:val="7"/>
  </w:num>
  <w:num w:numId="10" w16cid:durableId="600528328">
    <w:abstractNumId w:val="13"/>
  </w:num>
  <w:num w:numId="11" w16cid:durableId="943341185">
    <w:abstractNumId w:val="4"/>
  </w:num>
  <w:num w:numId="12" w16cid:durableId="1560438618">
    <w:abstractNumId w:val="25"/>
  </w:num>
  <w:num w:numId="13" w16cid:durableId="1395354119">
    <w:abstractNumId w:val="19"/>
  </w:num>
  <w:num w:numId="14" w16cid:durableId="584922367">
    <w:abstractNumId w:val="2"/>
  </w:num>
  <w:num w:numId="15" w16cid:durableId="1530996617">
    <w:abstractNumId w:val="23"/>
  </w:num>
  <w:num w:numId="16" w16cid:durableId="753212102">
    <w:abstractNumId w:val="12"/>
  </w:num>
  <w:num w:numId="17" w16cid:durableId="1784420285">
    <w:abstractNumId w:val="20"/>
  </w:num>
  <w:num w:numId="18" w16cid:durableId="1237790414">
    <w:abstractNumId w:val="11"/>
  </w:num>
  <w:num w:numId="19" w16cid:durableId="1931351228">
    <w:abstractNumId w:val="3"/>
  </w:num>
  <w:num w:numId="20" w16cid:durableId="823736697">
    <w:abstractNumId w:val="21"/>
  </w:num>
  <w:num w:numId="21" w16cid:durableId="1730761909">
    <w:abstractNumId w:val="15"/>
  </w:num>
  <w:num w:numId="22" w16cid:durableId="738285359">
    <w:abstractNumId w:val="8"/>
  </w:num>
  <w:num w:numId="23" w16cid:durableId="1256136688">
    <w:abstractNumId w:val="18"/>
  </w:num>
  <w:num w:numId="24" w16cid:durableId="1857619083">
    <w:abstractNumId w:val="22"/>
  </w:num>
  <w:num w:numId="25" w16cid:durableId="2037190773">
    <w:abstractNumId w:val="1"/>
  </w:num>
  <w:num w:numId="26" w16cid:durableId="1776943389">
    <w:abstractNumId w:val="14"/>
  </w:num>
  <w:num w:numId="27" w16cid:durableId="8468676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B9"/>
    <w:rsid w:val="00022601"/>
    <w:rsid w:val="000253EE"/>
    <w:rsid w:val="00070BD1"/>
    <w:rsid w:val="00076F84"/>
    <w:rsid w:val="00077031"/>
    <w:rsid w:val="00083483"/>
    <w:rsid w:val="000847B9"/>
    <w:rsid w:val="00093B36"/>
    <w:rsid w:val="000A612D"/>
    <w:rsid w:val="000B3E9F"/>
    <w:rsid w:val="000C4BF7"/>
    <w:rsid w:val="000C69E7"/>
    <w:rsid w:val="000D7316"/>
    <w:rsid w:val="000F60A7"/>
    <w:rsid w:val="000F6D0B"/>
    <w:rsid w:val="00101C69"/>
    <w:rsid w:val="00110C14"/>
    <w:rsid w:val="00143E54"/>
    <w:rsid w:val="001530C3"/>
    <w:rsid w:val="00167AB9"/>
    <w:rsid w:val="001C06B9"/>
    <w:rsid w:val="001C0D39"/>
    <w:rsid w:val="001C2118"/>
    <w:rsid w:val="001C59E2"/>
    <w:rsid w:val="001D0CF2"/>
    <w:rsid w:val="002003A4"/>
    <w:rsid w:val="002046E5"/>
    <w:rsid w:val="00213433"/>
    <w:rsid w:val="0022119E"/>
    <w:rsid w:val="00224F41"/>
    <w:rsid w:val="002264D4"/>
    <w:rsid w:val="00236243"/>
    <w:rsid w:val="002404E6"/>
    <w:rsid w:val="00267F92"/>
    <w:rsid w:val="002700FE"/>
    <w:rsid w:val="00271C38"/>
    <w:rsid w:val="00277E2A"/>
    <w:rsid w:val="00283870"/>
    <w:rsid w:val="0028552F"/>
    <w:rsid w:val="0029607C"/>
    <w:rsid w:val="002B136F"/>
    <w:rsid w:val="002C262A"/>
    <w:rsid w:val="002D422F"/>
    <w:rsid w:val="002E6FFD"/>
    <w:rsid w:val="00312182"/>
    <w:rsid w:val="00325FEE"/>
    <w:rsid w:val="00341308"/>
    <w:rsid w:val="00363F32"/>
    <w:rsid w:val="00367E23"/>
    <w:rsid w:val="0038734D"/>
    <w:rsid w:val="003C5FCF"/>
    <w:rsid w:val="003D35B8"/>
    <w:rsid w:val="003E3A5A"/>
    <w:rsid w:val="003F68A9"/>
    <w:rsid w:val="00403570"/>
    <w:rsid w:val="00434335"/>
    <w:rsid w:val="0044468E"/>
    <w:rsid w:val="0045776E"/>
    <w:rsid w:val="00462D72"/>
    <w:rsid w:val="004655ED"/>
    <w:rsid w:val="00475FE9"/>
    <w:rsid w:val="00477CEB"/>
    <w:rsid w:val="00483124"/>
    <w:rsid w:val="004844DC"/>
    <w:rsid w:val="0048578D"/>
    <w:rsid w:val="00487D80"/>
    <w:rsid w:val="00496F70"/>
    <w:rsid w:val="00497276"/>
    <w:rsid w:val="004A30CB"/>
    <w:rsid w:val="004A6071"/>
    <w:rsid w:val="004B5D80"/>
    <w:rsid w:val="004C0F59"/>
    <w:rsid w:val="004D4193"/>
    <w:rsid w:val="004F3B26"/>
    <w:rsid w:val="00525AD0"/>
    <w:rsid w:val="00532490"/>
    <w:rsid w:val="0056317B"/>
    <w:rsid w:val="00575A89"/>
    <w:rsid w:val="00577EE8"/>
    <w:rsid w:val="0058008E"/>
    <w:rsid w:val="005B177E"/>
    <w:rsid w:val="005B5143"/>
    <w:rsid w:val="005E1723"/>
    <w:rsid w:val="005F7FEB"/>
    <w:rsid w:val="00601179"/>
    <w:rsid w:val="00610236"/>
    <w:rsid w:val="00613DCC"/>
    <w:rsid w:val="00636989"/>
    <w:rsid w:val="00644F90"/>
    <w:rsid w:val="00650AC2"/>
    <w:rsid w:val="00662131"/>
    <w:rsid w:val="00671190"/>
    <w:rsid w:val="00676EA7"/>
    <w:rsid w:val="006B3BF4"/>
    <w:rsid w:val="006B6997"/>
    <w:rsid w:val="006C11D7"/>
    <w:rsid w:val="006C360D"/>
    <w:rsid w:val="006E4C55"/>
    <w:rsid w:val="0070435E"/>
    <w:rsid w:val="00707E8B"/>
    <w:rsid w:val="00707F9A"/>
    <w:rsid w:val="0073093B"/>
    <w:rsid w:val="00742392"/>
    <w:rsid w:val="00752C45"/>
    <w:rsid w:val="007572A4"/>
    <w:rsid w:val="007621BD"/>
    <w:rsid w:val="0076463B"/>
    <w:rsid w:val="007A0039"/>
    <w:rsid w:val="007B2DED"/>
    <w:rsid w:val="007C7016"/>
    <w:rsid w:val="007D5737"/>
    <w:rsid w:val="007D7010"/>
    <w:rsid w:val="007E0DB1"/>
    <w:rsid w:val="007E4E01"/>
    <w:rsid w:val="007E58DD"/>
    <w:rsid w:val="007F6C55"/>
    <w:rsid w:val="00806218"/>
    <w:rsid w:val="00864154"/>
    <w:rsid w:val="00871B40"/>
    <w:rsid w:val="008755FF"/>
    <w:rsid w:val="008A17A4"/>
    <w:rsid w:val="008C5E83"/>
    <w:rsid w:val="008E3945"/>
    <w:rsid w:val="008E39D5"/>
    <w:rsid w:val="008F3BA5"/>
    <w:rsid w:val="00912926"/>
    <w:rsid w:val="009144C3"/>
    <w:rsid w:val="009201E0"/>
    <w:rsid w:val="00925527"/>
    <w:rsid w:val="009364B5"/>
    <w:rsid w:val="009518A0"/>
    <w:rsid w:val="00961EF9"/>
    <w:rsid w:val="009621F2"/>
    <w:rsid w:val="00973FC1"/>
    <w:rsid w:val="00974942"/>
    <w:rsid w:val="009A2ABD"/>
    <w:rsid w:val="009C39C0"/>
    <w:rsid w:val="009D2DCA"/>
    <w:rsid w:val="009D6D0E"/>
    <w:rsid w:val="009E2AF4"/>
    <w:rsid w:val="009E4522"/>
    <w:rsid w:val="009E5902"/>
    <w:rsid w:val="009E61E2"/>
    <w:rsid w:val="009F7776"/>
    <w:rsid w:val="00A12493"/>
    <w:rsid w:val="00A14C43"/>
    <w:rsid w:val="00A178F6"/>
    <w:rsid w:val="00A30AF0"/>
    <w:rsid w:val="00A74F64"/>
    <w:rsid w:val="00A97AB7"/>
    <w:rsid w:val="00A97DBB"/>
    <w:rsid w:val="00AA7454"/>
    <w:rsid w:val="00AC296C"/>
    <w:rsid w:val="00AD52D5"/>
    <w:rsid w:val="00AE639B"/>
    <w:rsid w:val="00AF2FFB"/>
    <w:rsid w:val="00B02B53"/>
    <w:rsid w:val="00B14A60"/>
    <w:rsid w:val="00B31CAE"/>
    <w:rsid w:val="00B36D38"/>
    <w:rsid w:val="00B37A58"/>
    <w:rsid w:val="00B45734"/>
    <w:rsid w:val="00B5128B"/>
    <w:rsid w:val="00B51540"/>
    <w:rsid w:val="00B55088"/>
    <w:rsid w:val="00B654B3"/>
    <w:rsid w:val="00B656AD"/>
    <w:rsid w:val="00B7338A"/>
    <w:rsid w:val="00B86389"/>
    <w:rsid w:val="00B92C5B"/>
    <w:rsid w:val="00BC7FCF"/>
    <w:rsid w:val="00BD3611"/>
    <w:rsid w:val="00BD43FC"/>
    <w:rsid w:val="00BD47D4"/>
    <w:rsid w:val="00BD6E2D"/>
    <w:rsid w:val="00BF577F"/>
    <w:rsid w:val="00BF724A"/>
    <w:rsid w:val="00C10741"/>
    <w:rsid w:val="00C56365"/>
    <w:rsid w:val="00C63E33"/>
    <w:rsid w:val="00C80C3E"/>
    <w:rsid w:val="00C943A6"/>
    <w:rsid w:val="00C9604B"/>
    <w:rsid w:val="00C979B5"/>
    <w:rsid w:val="00CC11F6"/>
    <w:rsid w:val="00CC39A7"/>
    <w:rsid w:val="00CD0D9A"/>
    <w:rsid w:val="00CD141C"/>
    <w:rsid w:val="00CD7487"/>
    <w:rsid w:val="00CD75FE"/>
    <w:rsid w:val="00CE5C05"/>
    <w:rsid w:val="00CF2355"/>
    <w:rsid w:val="00CF6835"/>
    <w:rsid w:val="00D04080"/>
    <w:rsid w:val="00D22E98"/>
    <w:rsid w:val="00D34233"/>
    <w:rsid w:val="00D43328"/>
    <w:rsid w:val="00D52628"/>
    <w:rsid w:val="00D858F5"/>
    <w:rsid w:val="00D97C75"/>
    <w:rsid w:val="00DA40F1"/>
    <w:rsid w:val="00DF06D7"/>
    <w:rsid w:val="00E07E31"/>
    <w:rsid w:val="00E30D59"/>
    <w:rsid w:val="00E35E18"/>
    <w:rsid w:val="00E46B64"/>
    <w:rsid w:val="00E6149F"/>
    <w:rsid w:val="00E76371"/>
    <w:rsid w:val="00E8379A"/>
    <w:rsid w:val="00EB7E3D"/>
    <w:rsid w:val="00EE12FA"/>
    <w:rsid w:val="00EF2299"/>
    <w:rsid w:val="00F42075"/>
    <w:rsid w:val="00F65B03"/>
    <w:rsid w:val="00F746C0"/>
    <w:rsid w:val="00FD0879"/>
    <w:rsid w:val="00FD6D9B"/>
    <w:rsid w:val="00FF56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E956D"/>
  <w15:chartTrackingRefBased/>
  <w15:docId w15:val="{DBE15E91-D4E7-4632-8D72-21876C493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360" w:lineRule="auto"/>
    </w:pPr>
    <w:rPr>
      <w:rFonts w:ascii="Times New Roman" w:hAnsi="Times New Roman" w:cs="Times New Roman"/>
      <w:color w:val="000000"/>
    </w:rPr>
  </w:style>
  <w:style w:type="paragraph" w:styleId="Heading1">
    <w:name w:val="heading 1"/>
    <w:basedOn w:val="Normal"/>
    <w:next w:val="Normal"/>
    <w:link w:val="Heading1Char"/>
    <w:uiPriority w:val="9"/>
    <w:qFormat/>
    <w:rsid w:val="00283870"/>
    <w:pPr>
      <w:keepNext/>
      <w:keepLines/>
      <w:pageBreakBefore/>
      <w:spacing w:before="1417" w:after="480"/>
      <w:jc w:val="center"/>
      <w:outlineLvl w:val="0"/>
    </w:pPr>
    <w:rPr>
      <w:rFonts w:eastAsiaTheme="majorEastAsia"/>
      <w:b/>
      <w:bCs/>
      <w:caps/>
      <w:sz w:val="28"/>
      <w:szCs w:val="40"/>
    </w:rPr>
  </w:style>
  <w:style w:type="paragraph" w:styleId="Heading2">
    <w:name w:val="heading 2"/>
    <w:basedOn w:val="Normal"/>
    <w:next w:val="Normal"/>
    <w:link w:val="Heading2Char"/>
    <w:uiPriority w:val="9"/>
    <w:unhideWhenUsed/>
    <w:qFormat/>
    <w:rsid w:val="00B86389"/>
    <w:pPr>
      <w:keepNext/>
      <w:keepLines/>
      <w:spacing w:before="360" w:after="120"/>
      <w:outlineLvl w:val="1"/>
    </w:pPr>
    <w:rPr>
      <w:rFonts w:eastAsiaTheme="majorEastAsia"/>
      <w:b/>
      <w:bCs/>
      <w:szCs w:val="32"/>
    </w:rPr>
  </w:style>
  <w:style w:type="paragraph" w:styleId="Heading3">
    <w:name w:val="heading 3"/>
    <w:basedOn w:val="Normal"/>
    <w:next w:val="Normal"/>
    <w:link w:val="Heading3Char"/>
    <w:uiPriority w:val="9"/>
    <w:unhideWhenUsed/>
    <w:qFormat/>
    <w:rsid w:val="0070435E"/>
    <w:pPr>
      <w:spacing w:before="240" w:after="120"/>
      <w:outlineLvl w:val="2"/>
    </w:pPr>
    <w:rPr>
      <w:b/>
      <w:bCs/>
    </w:rPr>
  </w:style>
  <w:style w:type="paragraph" w:styleId="Heading4">
    <w:name w:val="heading 4"/>
    <w:basedOn w:val="Normal"/>
    <w:next w:val="Normal"/>
    <w:link w:val="Heading4Char"/>
    <w:uiPriority w:val="9"/>
    <w:semiHidden/>
    <w:unhideWhenUsed/>
    <w:qFormat/>
    <w:rsid w:val="00167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870"/>
    <w:rPr>
      <w:rFonts w:ascii="Times New Roman" w:eastAsiaTheme="majorEastAsia" w:hAnsi="Times New Roman" w:cs="Times New Roman"/>
      <w:b/>
      <w:bCs/>
      <w:caps/>
      <w:color w:val="000000"/>
      <w:sz w:val="28"/>
      <w:szCs w:val="40"/>
    </w:rPr>
  </w:style>
  <w:style w:type="character" w:customStyle="1" w:styleId="Heading2Char">
    <w:name w:val="Heading 2 Char"/>
    <w:basedOn w:val="DefaultParagraphFont"/>
    <w:link w:val="Heading2"/>
    <w:uiPriority w:val="9"/>
    <w:rsid w:val="00B86389"/>
    <w:rPr>
      <w:rFonts w:ascii="Times New Roman" w:eastAsiaTheme="majorEastAsia" w:hAnsi="Times New Roman" w:cs="Times New Roman"/>
      <w:b/>
      <w:bCs/>
      <w:color w:val="000000"/>
      <w:szCs w:val="32"/>
    </w:rPr>
  </w:style>
  <w:style w:type="character" w:customStyle="1" w:styleId="Heading3Char">
    <w:name w:val="Heading 3 Char"/>
    <w:basedOn w:val="DefaultParagraphFont"/>
    <w:link w:val="Heading3"/>
    <w:uiPriority w:val="9"/>
    <w:rsid w:val="0070435E"/>
    <w:rPr>
      <w:rFonts w:ascii="Times New Roman" w:hAnsi="Times New Roman" w:cs="Times New Roman"/>
      <w:b/>
      <w:bCs/>
      <w:color w:val="000000"/>
    </w:rPr>
  </w:style>
  <w:style w:type="character" w:customStyle="1" w:styleId="Heading4Char">
    <w:name w:val="Heading 4 Char"/>
    <w:basedOn w:val="DefaultParagraphFont"/>
    <w:link w:val="Heading4"/>
    <w:uiPriority w:val="9"/>
    <w:semiHidden/>
    <w:rsid w:val="00167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AB9"/>
    <w:rPr>
      <w:rFonts w:eastAsiaTheme="majorEastAsia" w:cstheme="majorBidi"/>
      <w:color w:val="272727" w:themeColor="text1" w:themeTint="D8"/>
    </w:rPr>
  </w:style>
  <w:style w:type="paragraph" w:styleId="Title">
    <w:name w:val="Title"/>
    <w:basedOn w:val="Normal"/>
    <w:next w:val="Normal"/>
    <w:link w:val="TitleChar"/>
    <w:uiPriority w:val="10"/>
    <w:qFormat/>
    <w:rsid w:val="00167AB9"/>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167AB9"/>
    <w:rPr>
      <w:rFonts w:ascii="Times New Roman" w:eastAsiaTheme="majorEastAsia" w:hAnsi="Times New Roman" w:cs="Times New Roman"/>
      <w:color w:val="000000"/>
      <w:spacing w:val="-10"/>
      <w:kern w:val="28"/>
      <w:sz w:val="56"/>
      <w:szCs w:val="56"/>
    </w:rPr>
  </w:style>
  <w:style w:type="paragraph" w:styleId="Subtitle">
    <w:name w:val="Subtitle"/>
    <w:basedOn w:val="Normal"/>
    <w:next w:val="Normal"/>
    <w:link w:val="SubtitleChar"/>
    <w:uiPriority w:val="11"/>
    <w:qFormat/>
    <w:rsid w:val="0016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AB9"/>
    <w:pPr>
      <w:spacing w:before="160"/>
      <w:jc w:val="center"/>
    </w:pPr>
    <w:rPr>
      <w:i/>
      <w:iCs/>
      <w:color w:val="404040" w:themeColor="text1" w:themeTint="BF"/>
    </w:rPr>
  </w:style>
  <w:style w:type="character" w:customStyle="1" w:styleId="QuoteChar">
    <w:name w:val="Quote Char"/>
    <w:basedOn w:val="DefaultParagraphFont"/>
    <w:link w:val="Quote"/>
    <w:uiPriority w:val="29"/>
    <w:rsid w:val="00167AB9"/>
    <w:rPr>
      <w:i/>
      <w:iCs/>
      <w:color w:val="404040" w:themeColor="text1" w:themeTint="BF"/>
    </w:rPr>
  </w:style>
  <w:style w:type="paragraph" w:styleId="ListParagraph">
    <w:name w:val="List Paragraph"/>
    <w:basedOn w:val="Normal"/>
    <w:uiPriority w:val="34"/>
    <w:qFormat/>
    <w:rsid w:val="00167AB9"/>
    <w:pPr>
      <w:ind w:left="720"/>
      <w:contextualSpacing/>
    </w:pPr>
  </w:style>
  <w:style w:type="character" w:styleId="IntenseEmphasis">
    <w:name w:val="Intense Emphasis"/>
    <w:basedOn w:val="DefaultParagraphFont"/>
    <w:uiPriority w:val="21"/>
    <w:qFormat/>
    <w:rsid w:val="00167AB9"/>
    <w:rPr>
      <w:i/>
      <w:iCs/>
      <w:color w:val="0F4761" w:themeColor="accent1" w:themeShade="BF"/>
    </w:rPr>
  </w:style>
  <w:style w:type="paragraph" w:styleId="IntenseQuote">
    <w:name w:val="Intense Quote"/>
    <w:basedOn w:val="Normal"/>
    <w:next w:val="Normal"/>
    <w:link w:val="IntenseQuoteChar"/>
    <w:uiPriority w:val="30"/>
    <w:qFormat/>
    <w:rsid w:val="0016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AB9"/>
    <w:rPr>
      <w:i/>
      <w:iCs/>
      <w:color w:val="0F4761" w:themeColor="accent1" w:themeShade="BF"/>
    </w:rPr>
  </w:style>
  <w:style w:type="character" w:styleId="IntenseReference">
    <w:name w:val="Intense Reference"/>
    <w:basedOn w:val="DefaultParagraphFont"/>
    <w:uiPriority w:val="32"/>
    <w:qFormat/>
    <w:rsid w:val="00167AB9"/>
    <w:rPr>
      <w:b/>
      <w:bCs/>
      <w:smallCaps/>
      <w:color w:val="0F4761" w:themeColor="accent1" w:themeShade="BF"/>
      <w:spacing w:val="5"/>
    </w:rPr>
  </w:style>
  <w:style w:type="paragraph" w:styleId="TOCHeading">
    <w:name w:val="TOC Heading"/>
    <w:basedOn w:val="Heading1"/>
    <w:next w:val="Normal"/>
    <w:uiPriority w:val="39"/>
    <w:unhideWhenUsed/>
    <w:qFormat/>
    <w:rsid w:val="00B86389"/>
    <w:pPr>
      <w:spacing w:before="240" w:after="0" w:line="259" w:lineRule="auto"/>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B86389"/>
    <w:pPr>
      <w:spacing w:after="100"/>
    </w:pPr>
  </w:style>
  <w:style w:type="paragraph" w:styleId="TOC2">
    <w:name w:val="toc 2"/>
    <w:basedOn w:val="Normal"/>
    <w:next w:val="Normal"/>
    <w:autoRedefine/>
    <w:uiPriority w:val="39"/>
    <w:unhideWhenUsed/>
    <w:rsid w:val="00B86389"/>
    <w:pPr>
      <w:spacing w:after="100"/>
      <w:ind w:left="240"/>
    </w:pPr>
  </w:style>
  <w:style w:type="character" w:styleId="Hyperlink">
    <w:name w:val="Hyperlink"/>
    <w:basedOn w:val="DefaultParagraphFont"/>
    <w:uiPriority w:val="99"/>
    <w:unhideWhenUsed/>
    <w:rsid w:val="00B86389"/>
    <w:rPr>
      <w:color w:val="467886" w:themeColor="hyperlink"/>
      <w:u w:val="single"/>
    </w:rPr>
  </w:style>
  <w:style w:type="table" w:styleId="TableGrid">
    <w:name w:val="Table Grid"/>
    <w:basedOn w:val="TableNormal"/>
    <w:uiPriority w:val="39"/>
    <w:rsid w:val="00764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621F2"/>
    <w:pPr>
      <w:spacing w:line="240" w:lineRule="auto"/>
      <w:jc w:val="center"/>
    </w:pPr>
    <w:rPr>
      <w:iCs/>
      <w:sz w:val="22"/>
      <w:szCs w:val="20"/>
    </w:rPr>
  </w:style>
  <w:style w:type="character" w:styleId="Strong">
    <w:name w:val="Strong"/>
    <w:basedOn w:val="DefaultParagraphFont"/>
    <w:uiPriority w:val="22"/>
    <w:qFormat/>
    <w:rsid w:val="008F3BA5"/>
    <w:rPr>
      <w:b/>
      <w:bCs/>
    </w:rPr>
  </w:style>
  <w:style w:type="character" w:styleId="Emphasis">
    <w:name w:val="Emphasis"/>
    <w:basedOn w:val="DefaultParagraphFont"/>
    <w:uiPriority w:val="20"/>
    <w:qFormat/>
    <w:rsid w:val="008F3BA5"/>
    <w:rPr>
      <w:i/>
      <w:iCs/>
    </w:rPr>
  </w:style>
  <w:style w:type="paragraph" w:styleId="NormalWeb">
    <w:name w:val="Normal (Web)"/>
    <w:basedOn w:val="Normal"/>
    <w:uiPriority w:val="99"/>
    <w:semiHidden/>
    <w:unhideWhenUsed/>
    <w:rsid w:val="00662131"/>
  </w:style>
  <w:style w:type="character" w:styleId="UnresolvedMention">
    <w:name w:val="Unresolved Mention"/>
    <w:basedOn w:val="DefaultParagraphFont"/>
    <w:uiPriority w:val="99"/>
    <w:semiHidden/>
    <w:unhideWhenUsed/>
    <w:rsid w:val="00213433"/>
    <w:rPr>
      <w:color w:val="605E5C"/>
      <w:shd w:val="clear" w:color="auto" w:fill="E1DFDD"/>
    </w:rPr>
  </w:style>
  <w:style w:type="paragraph" w:styleId="TOC3">
    <w:name w:val="toc 3"/>
    <w:basedOn w:val="Normal"/>
    <w:next w:val="Normal"/>
    <w:autoRedefine/>
    <w:uiPriority w:val="39"/>
    <w:unhideWhenUsed/>
    <w:rsid w:val="00277E2A"/>
    <w:pPr>
      <w:spacing w:after="100"/>
      <w:ind w:left="480"/>
    </w:pPr>
  </w:style>
  <w:style w:type="paragraph" w:styleId="TableofFigures">
    <w:name w:val="table of figures"/>
    <w:basedOn w:val="Normal"/>
    <w:next w:val="Normal"/>
    <w:uiPriority w:val="99"/>
    <w:unhideWhenUsed/>
    <w:rsid w:val="00C979B5"/>
    <w:pPr>
      <w:spacing w:after="0"/>
    </w:pPr>
  </w:style>
  <w:style w:type="paragraph" w:styleId="Header">
    <w:name w:val="header"/>
    <w:basedOn w:val="Normal"/>
    <w:link w:val="HeaderChar"/>
    <w:uiPriority w:val="99"/>
    <w:unhideWhenUsed/>
    <w:rsid w:val="00C979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9B5"/>
    <w:rPr>
      <w:rFonts w:ascii="Times New Roman" w:hAnsi="Times New Roman" w:cs="Times New Roman"/>
      <w:color w:val="000000"/>
    </w:rPr>
  </w:style>
  <w:style w:type="paragraph" w:styleId="Footer">
    <w:name w:val="footer"/>
    <w:basedOn w:val="Normal"/>
    <w:link w:val="FooterChar"/>
    <w:uiPriority w:val="99"/>
    <w:unhideWhenUsed/>
    <w:rsid w:val="00C979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9B5"/>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1C0589C0A20E408F3ECF35ECA49F78" ma:contentTypeVersion="14" ma:contentTypeDescription="Create a new document." ma:contentTypeScope="" ma:versionID="e0a5f1f3486eebc32379f762972e476f">
  <xsd:schema xmlns:xsd="http://www.w3.org/2001/XMLSchema" xmlns:xs="http://www.w3.org/2001/XMLSchema" xmlns:p="http://schemas.microsoft.com/office/2006/metadata/properties" xmlns:ns3="48b36954-9c83-41d1-ba75-2d802ddcded2" xmlns:ns4="60135eed-1719-43cd-bbde-5516712f688a" targetNamespace="http://schemas.microsoft.com/office/2006/metadata/properties" ma:root="true" ma:fieldsID="a5a7d96419bac92f261e2804fce7cae5" ns3:_="" ns4:_="">
    <xsd:import namespace="48b36954-9c83-41d1-ba75-2d802ddcded2"/>
    <xsd:import namespace="60135eed-1719-43cd-bbde-5516712f68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SearchProperties" minOccurs="0"/>
                <xsd:element ref="ns4:_activity" minOccurs="0"/>
                <xsd:element ref="ns4:MediaServiceDateTaken" minOccurs="0"/>
                <xsd:element ref="ns4:MediaServiceSystemTags" minOccurs="0"/>
                <xsd:element ref="ns4:MediaServiceGenerationTime" minOccurs="0"/>
                <xsd:element ref="ns4:MediaServiceEventHashCode"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36954-9c83-41d1-ba75-2d802ddcde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135eed-1719-43cd-bbde-5516712f68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0135eed-1719-43cd-bbde-5516712f688a" xsi:nil="true"/>
  </documentManagement>
</p:properties>
</file>

<file path=customXml/itemProps1.xml><?xml version="1.0" encoding="utf-8"?>
<ds:datastoreItem xmlns:ds="http://schemas.openxmlformats.org/officeDocument/2006/customXml" ds:itemID="{D2339559-0EA7-40BF-819D-933FDBFABF5C}">
  <ds:schemaRefs>
    <ds:schemaRef ds:uri="http://schemas.openxmlformats.org/officeDocument/2006/bibliography"/>
  </ds:schemaRefs>
</ds:datastoreItem>
</file>

<file path=customXml/itemProps2.xml><?xml version="1.0" encoding="utf-8"?>
<ds:datastoreItem xmlns:ds="http://schemas.openxmlformats.org/officeDocument/2006/customXml" ds:itemID="{79C71E77-6D79-4928-958C-E8649EDA7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36954-9c83-41d1-ba75-2d802ddcded2"/>
    <ds:schemaRef ds:uri="60135eed-1719-43cd-bbde-5516712f68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231CD1-280E-4449-8B3D-EA5D1797C765}">
  <ds:schemaRefs>
    <ds:schemaRef ds:uri="http://schemas.microsoft.com/sharepoint/v3/contenttype/forms"/>
  </ds:schemaRefs>
</ds:datastoreItem>
</file>

<file path=customXml/itemProps4.xml><?xml version="1.0" encoding="utf-8"?>
<ds:datastoreItem xmlns:ds="http://schemas.openxmlformats.org/officeDocument/2006/customXml" ds:itemID="{959ABFAA-4CC4-4BB6-BEC7-78B9DF5DC85F}">
  <ds:schemaRefs>
    <ds:schemaRef ds:uri="http://schemas.microsoft.com/office/2006/metadata/properties"/>
    <ds:schemaRef ds:uri="http://schemas.microsoft.com/office/infopath/2007/PartnerControls"/>
    <ds:schemaRef ds:uri="60135eed-1719-43cd-bbde-5516712f688a"/>
  </ds:schemaRefs>
</ds:datastoreItem>
</file>

<file path=docMetadata/LabelInfo.xml><?xml version="1.0" encoding="utf-8"?>
<clbl:labelList xmlns:clbl="http://schemas.microsoft.com/office/2020/mipLabelMetadata">
  <clbl:label id="{84187be3-037e-41ec-889c-a150fe476432}" enabled="0" method="" siteId="{84187be3-037e-41ec-889c-a150fe476432}"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72</Pages>
  <Words>13372</Words>
  <Characters>69285</Characters>
  <Application>Microsoft Office Word</Application>
  <DocSecurity>0</DocSecurity>
  <Lines>1537</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Eusoff Amir Bin Hazri</dc:creator>
  <cp:keywords/>
  <dc:description/>
  <cp:lastModifiedBy>Muhammad Eusoff Amir Bin Hazri</cp:lastModifiedBy>
  <cp:revision>14</cp:revision>
  <dcterms:created xsi:type="dcterms:W3CDTF">2026-10-20T08:12:00Z</dcterms:created>
  <dcterms:modified xsi:type="dcterms:W3CDTF">2026-10-20T12:02:00Z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0x010100E51C0589C0A20E408F3ECF35ECA49F78</vt:lpwstr>
  </property>
</Properties>
</file>